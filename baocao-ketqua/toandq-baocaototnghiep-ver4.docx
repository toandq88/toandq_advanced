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imes New Roman"/>
          <w:b w:val="0"/>
          <w:sz w:val="26"/>
          <w:szCs w:val="26"/>
        </w:rPr>
        <w:id w:val="361181973"/>
        <w:docPartObj>
          <w:docPartGallery w:val="Table of Contents"/>
          <w:docPartUnique/>
        </w:docPartObj>
      </w:sdtPr>
      <w:sdtEndPr>
        <w:rPr>
          <w:bCs/>
          <w:noProof/>
        </w:rPr>
      </w:sdtEndPr>
      <w:sdtContent>
        <w:p w:rsidR="00BA434C" w:rsidRPr="00E95B91" w:rsidRDefault="00BA434C" w:rsidP="00BA434C">
          <w:pPr>
            <w:pStyle w:val="TOCHeading"/>
            <w:rPr>
              <w:rFonts w:cs="Times New Roman"/>
              <w:b w:val="0"/>
              <w:szCs w:val="27"/>
            </w:rPr>
          </w:pPr>
          <w:r w:rsidRPr="00E95B91">
            <w:rPr>
              <w:rFonts w:cs="Times New Roman"/>
              <w:szCs w:val="27"/>
            </w:rPr>
            <w:t>MỤC LỤC</w:t>
          </w:r>
        </w:p>
        <w:p w:rsidR="00BA434C" w:rsidRPr="00651DA2" w:rsidRDefault="00BA434C" w:rsidP="00367F8B">
          <w:pPr>
            <w:spacing w:after="0" w:line="288" w:lineRule="auto"/>
            <w:rPr>
              <w:rFonts w:ascii="Times New Roman" w:hAnsi="Times New Roman" w:cs="Times New Roman"/>
              <w:sz w:val="26"/>
              <w:szCs w:val="26"/>
            </w:rPr>
          </w:pPr>
        </w:p>
        <w:p w:rsidR="00367F8B" w:rsidRPr="003E0C8B" w:rsidRDefault="00BA434C" w:rsidP="003E0C8B">
          <w:pPr>
            <w:pStyle w:val="TOC1"/>
            <w:spacing w:line="312" w:lineRule="auto"/>
            <w:rPr>
              <w:rFonts w:eastAsiaTheme="minorEastAsia"/>
              <w:sz w:val="26"/>
              <w:szCs w:val="26"/>
            </w:rPr>
          </w:pPr>
          <w:r w:rsidRPr="003E0C8B">
            <w:rPr>
              <w:bCs/>
              <w:sz w:val="26"/>
              <w:szCs w:val="26"/>
            </w:rPr>
            <w:fldChar w:fldCharType="begin"/>
          </w:r>
          <w:r w:rsidRPr="003E0C8B">
            <w:rPr>
              <w:bCs/>
              <w:sz w:val="26"/>
              <w:szCs w:val="26"/>
            </w:rPr>
            <w:instrText xml:space="preserve"> TOC \o "1-3" \h \z \u </w:instrText>
          </w:r>
          <w:r w:rsidRPr="003E0C8B">
            <w:rPr>
              <w:bCs/>
              <w:sz w:val="26"/>
              <w:szCs w:val="26"/>
            </w:rPr>
            <w:fldChar w:fldCharType="separate"/>
          </w:r>
          <w:hyperlink w:anchor="_Toc8936937" w:history="1">
            <w:r w:rsidR="00367F8B" w:rsidRPr="003E0C8B">
              <w:rPr>
                <w:rStyle w:val="Hyperlink"/>
                <w:sz w:val="26"/>
                <w:szCs w:val="26"/>
              </w:rPr>
              <w:t>DANH SÁCH HÌNH VẼ</w:t>
            </w:r>
            <w:r w:rsidR="00367F8B" w:rsidRPr="003E0C8B">
              <w:rPr>
                <w:webHidden/>
                <w:sz w:val="26"/>
                <w:szCs w:val="26"/>
              </w:rPr>
              <w:tab/>
            </w:r>
            <w:r w:rsidR="00367F8B" w:rsidRPr="003E0C8B">
              <w:rPr>
                <w:webHidden/>
                <w:sz w:val="26"/>
                <w:szCs w:val="26"/>
              </w:rPr>
              <w:fldChar w:fldCharType="begin"/>
            </w:r>
            <w:r w:rsidR="00367F8B" w:rsidRPr="003E0C8B">
              <w:rPr>
                <w:webHidden/>
                <w:sz w:val="26"/>
                <w:szCs w:val="26"/>
              </w:rPr>
              <w:instrText xml:space="preserve"> PAGEREF _Toc8936937 \h </w:instrText>
            </w:r>
            <w:r w:rsidR="00367F8B" w:rsidRPr="003E0C8B">
              <w:rPr>
                <w:webHidden/>
                <w:sz w:val="26"/>
                <w:szCs w:val="26"/>
              </w:rPr>
            </w:r>
            <w:r w:rsidR="00367F8B" w:rsidRPr="003E0C8B">
              <w:rPr>
                <w:webHidden/>
                <w:sz w:val="26"/>
                <w:szCs w:val="26"/>
              </w:rPr>
              <w:fldChar w:fldCharType="separate"/>
            </w:r>
            <w:r w:rsidR="00F86E47">
              <w:rPr>
                <w:webHidden/>
                <w:sz w:val="26"/>
                <w:szCs w:val="26"/>
              </w:rPr>
              <w:t>2</w:t>
            </w:r>
            <w:r w:rsidR="00367F8B" w:rsidRPr="003E0C8B">
              <w:rPr>
                <w:webHidden/>
                <w:sz w:val="26"/>
                <w:szCs w:val="26"/>
              </w:rPr>
              <w:fldChar w:fldCharType="end"/>
            </w:r>
          </w:hyperlink>
        </w:p>
        <w:p w:rsidR="00367F8B" w:rsidRPr="003E0C8B" w:rsidRDefault="00F86E47" w:rsidP="003E0C8B">
          <w:pPr>
            <w:pStyle w:val="TOC1"/>
            <w:spacing w:line="312" w:lineRule="auto"/>
            <w:rPr>
              <w:rFonts w:eastAsiaTheme="minorEastAsia"/>
              <w:sz w:val="26"/>
              <w:szCs w:val="26"/>
            </w:rPr>
          </w:pPr>
          <w:hyperlink w:anchor="_Toc8936938" w:history="1">
            <w:r w:rsidR="00367F8B" w:rsidRPr="003E0C8B">
              <w:rPr>
                <w:rStyle w:val="Hyperlink"/>
                <w:sz w:val="26"/>
                <w:szCs w:val="26"/>
              </w:rPr>
              <w:t>DANH SÁCH BẢNG BIỂU</w:t>
            </w:r>
            <w:r w:rsidR="00367F8B" w:rsidRPr="003E0C8B">
              <w:rPr>
                <w:webHidden/>
                <w:sz w:val="26"/>
                <w:szCs w:val="26"/>
              </w:rPr>
              <w:tab/>
            </w:r>
            <w:r w:rsidR="00367F8B" w:rsidRPr="003E0C8B">
              <w:rPr>
                <w:webHidden/>
                <w:sz w:val="26"/>
                <w:szCs w:val="26"/>
              </w:rPr>
              <w:fldChar w:fldCharType="begin"/>
            </w:r>
            <w:r w:rsidR="00367F8B" w:rsidRPr="003E0C8B">
              <w:rPr>
                <w:webHidden/>
                <w:sz w:val="26"/>
                <w:szCs w:val="26"/>
              </w:rPr>
              <w:instrText xml:space="preserve"> PAGEREF _Toc8936938 \h </w:instrText>
            </w:r>
            <w:r w:rsidR="00367F8B" w:rsidRPr="003E0C8B">
              <w:rPr>
                <w:webHidden/>
                <w:sz w:val="26"/>
                <w:szCs w:val="26"/>
              </w:rPr>
            </w:r>
            <w:r w:rsidR="00367F8B" w:rsidRPr="003E0C8B">
              <w:rPr>
                <w:webHidden/>
                <w:sz w:val="26"/>
                <w:szCs w:val="26"/>
              </w:rPr>
              <w:fldChar w:fldCharType="separate"/>
            </w:r>
            <w:r>
              <w:rPr>
                <w:webHidden/>
                <w:sz w:val="26"/>
                <w:szCs w:val="26"/>
              </w:rPr>
              <w:t>3</w:t>
            </w:r>
            <w:r w:rsidR="00367F8B" w:rsidRPr="003E0C8B">
              <w:rPr>
                <w:webHidden/>
                <w:sz w:val="26"/>
                <w:szCs w:val="26"/>
              </w:rPr>
              <w:fldChar w:fldCharType="end"/>
            </w:r>
          </w:hyperlink>
        </w:p>
        <w:p w:rsidR="00367F8B" w:rsidRPr="003E0C8B" w:rsidRDefault="00F86E47" w:rsidP="003E0C8B">
          <w:pPr>
            <w:pStyle w:val="TOC1"/>
            <w:spacing w:line="312" w:lineRule="auto"/>
            <w:rPr>
              <w:rFonts w:eastAsiaTheme="minorEastAsia"/>
              <w:sz w:val="26"/>
              <w:szCs w:val="26"/>
            </w:rPr>
          </w:pPr>
          <w:hyperlink w:anchor="_Toc8936939" w:history="1">
            <w:r w:rsidR="00367F8B" w:rsidRPr="003E0C8B">
              <w:rPr>
                <w:rStyle w:val="Hyperlink"/>
                <w:sz w:val="26"/>
                <w:szCs w:val="26"/>
              </w:rPr>
              <w:t>LỜI MỞ ĐẦU</w:t>
            </w:r>
            <w:r w:rsidR="00367F8B" w:rsidRPr="003E0C8B">
              <w:rPr>
                <w:webHidden/>
                <w:sz w:val="26"/>
                <w:szCs w:val="26"/>
              </w:rPr>
              <w:tab/>
            </w:r>
            <w:r w:rsidR="00367F8B" w:rsidRPr="003E0C8B">
              <w:rPr>
                <w:webHidden/>
                <w:sz w:val="26"/>
                <w:szCs w:val="26"/>
              </w:rPr>
              <w:fldChar w:fldCharType="begin"/>
            </w:r>
            <w:r w:rsidR="00367F8B" w:rsidRPr="003E0C8B">
              <w:rPr>
                <w:webHidden/>
                <w:sz w:val="26"/>
                <w:szCs w:val="26"/>
              </w:rPr>
              <w:instrText xml:space="preserve"> PAGEREF _Toc8936939 \h </w:instrText>
            </w:r>
            <w:r w:rsidR="00367F8B" w:rsidRPr="003E0C8B">
              <w:rPr>
                <w:webHidden/>
                <w:sz w:val="26"/>
                <w:szCs w:val="26"/>
              </w:rPr>
            </w:r>
            <w:r w:rsidR="00367F8B" w:rsidRPr="003E0C8B">
              <w:rPr>
                <w:webHidden/>
                <w:sz w:val="26"/>
                <w:szCs w:val="26"/>
              </w:rPr>
              <w:fldChar w:fldCharType="separate"/>
            </w:r>
            <w:r>
              <w:rPr>
                <w:webHidden/>
                <w:sz w:val="26"/>
                <w:szCs w:val="26"/>
              </w:rPr>
              <w:t>4</w:t>
            </w:r>
            <w:r w:rsidR="00367F8B" w:rsidRPr="003E0C8B">
              <w:rPr>
                <w:webHidden/>
                <w:sz w:val="26"/>
                <w:szCs w:val="26"/>
              </w:rPr>
              <w:fldChar w:fldCharType="end"/>
            </w:r>
          </w:hyperlink>
        </w:p>
        <w:p w:rsidR="00367F8B" w:rsidRPr="003E0C8B" w:rsidRDefault="00F86E47" w:rsidP="003E0C8B">
          <w:pPr>
            <w:pStyle w:val="TOC1"/>
            <w:spacing w:line="312" w:lineRule="auto"/>
            <w:rPr>
              <w:rFonts w:eastAsiaTheme="minorEastAsia"/>
              <w:sz w:val="26"/>
              <w:szCs w:val="26"/>
            </w:rPr>
          </w:pPr>
          <w:hyperlink w:anchor="_Toc8936940" w:history="1">
            <w:r w:rsidR="00367F8B" w:rsidRPr="003E0C8B">
              <w:rPr>
                <w:rStyle w:val="Hyperlink"/>
                <w:sz w:val="26"/>
                <w:szCs w:val="26"/>
              </w:rPr>
              <w:t>MỞ ĐẦU</w:t>
            </w:r>
            <w:r w:rsidR="00367F8B" w:rsidRPr="003E0C8B">
              <w:rPr>
                <w:webHidden/>
                <w:sz w:val="26"/>
                <w:szCs w:val="26"/>
              </w:rPr>
              <w:tab/>
            </w:r>
            <w:r w:rsidR="00367F8B" w:rsidRPr="003E0C8B">
              <w:rPr>
                <w:webHidden/>
                <w:sz w:val="26"/>
                <w:szCs w:val="26"/>
              </w:rPr>
              <w:fldChar w:fldCharType="begin"/>
            </w:r>
            <w:r w:rsidR="00367F8B" w:rsidRPr="003E0C8B">
              <w:rPr>
                <w:webHidden/>
                <w:sz w:val="26"/>
                <w:szCs w:val="26"/>
              </w:rPr>
              <w:instrText xml:space="preserve"> PAGEREF _Toc8936940 \h </w:instrText>
            </w:r>
            <w:r w:rsidR="00367F8B" w:rsidRPr="003E0C8B">
              <w:rPr>
                <w:webHidden/>
                <w:sz w:val="26"/>
                <w:szCs w:val="26"/>
              </w:rPr>
            </w:r>
            <w:r w:rsidR="00367F8B" w:rsidRPr="003E0C8B">
              <w:rPr>
                <w:webHidden/>
                <w:sz w:val="26"/>
                <w:szCs w:val="26"/>
              </w:rPr>
              <w:fldChar w:fldCharType="separate"/>
            </w:r>
            <w:r>
              <w:rPr>
                <w:webHidden/>
                <w:sz w:val="26"/>
                <w:szCs w:val="26"/>
              </w:rPr>
              <w:t>5</w:t>
            </w:r>
            <w:r w:rsidR="00367F8B" w:rsidRPr="003E0C8B">
              <w:rPr>
                <w:webHidden/>
                <w:sz w:val="26"/>
                <w:szCs w:val="26"/>
              </w:rPr>
              <w:fldChar w:fldCharType="end"/>
            </w:r>
          </w:hyperlink>
        </w:p>
        <w:p w:rsidR="00367F8B" w:rsidRPr="003E0C8B" w:rsidRDefault="00F86E47"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41" w:history="1">
            <w:r w:rsidR="00367F8B" w:rsidRPr="003E0C8B">
              <w:rPr>
                <w:rStyle w:val="Hyperlink"/>
                <w:rFonts w:ascii="Times New Roman" w:hAnsi="Times New Roman" w:cs="Times New Roman"/>
                <w:noProof/>
                <w:sz w:val="26"/>
                <w:szCs w:val="26"/>
              </w:rPr>
              <w:t>1. Lý do chọn đề tài</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_Toc8936941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w:t>
            </w:r>
            <w:r w:rsidR="00367F8B" w:rsidRPr="003E0C8B">
              <w:rPr>
                <w:rFonts w:ascii="Times New Roman" w:hAnsi="Times New Roman" w:cs="Times New Roman"/>
                <w:noProof/>
                <w:webHidden/>
                <w:sz w:val="26"/>
                <w:szCs w:val="26"/>
              </w:rPr>
              <w:fldChar w:fldCharType="end"/>
            </w:r>
          </w:hyperlink>
        </w:p>
        <w:p w:rsidR="00367F8B" w:rsidRPr="003E0C8B" w:rsidRDefault="00F86E47"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42" w:history="1">
            <w:r w:rsidR="00367F8B" w:rsidRPr="003E0C8B">
              <w:rPr>
                <w:rStyle w:val="Hyperlink"/>
                <w:rFonts w:ascii="Times New Roman" w:hAnsi="Times New Roman" w:cs="Times New Roman"/>
                <w:noProof/>
                <w:sz w:val="26"/>
                <w:szCs w:val="26"/>
              </w:rPr>
              <w:t>2. Mục tiêu của đề tài</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_Toc8936942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5</w:t>
            </w:r>
            <w:r w:rsidR="00367F8B" w:rsidRPr="003E0C8B">
              <w:rPr>
                <w:rFonts w:ascii="Times New Roman" w:hAnsi="Times New Roman" w:cs="Times New Roman"/>
                <w:noProof/>
                <w:webHidden/>
                <w:sz w:val="26"/>
                <w:szCs w:val="26"/>
              </w:rPr>
              <w:fldChar w:fldCharType="end"/>
            </w:r>
          </w:hyperlink>
        </w:p>
        <w:p w:rsidR="00367F8B" w:rsidRPr="003E0C8B" w:rsidRDefault="00F86E47"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43" w:history="1">
            <w:r w:rsidR="00367F8B" w:rsidRPr="003E0C8B">
              <w:rPr>
                <w:rStyle w:val="Hyperlink"/>
                <w:rFonts w:ascii="Times New Roman" w:hAnsi="Times New Roman" w:cs="Times New Roman"/>
                <w:noProof/>
                <w:sz w:val="26"/>
                <w:szCs w:val="26"/>
              </w:rPr>
              <w:t>3. Phương pháp nghiên cứu</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_Toc8936943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w:t>
            </w:r>
            <w:r w:rsidR="00367F8B" w:rsidRPr="003E0C8B">
              <w:rPr>
                <w:rFonts w:ascii="Times New Roman" w:hAnsi="Times New Roman" w:cs="Times New Roman"/>
                <w:noProof/>
                <w:webHidden/>
                <w:sz w:val="26"/>
                <w:szCs w:val="26"/>
              </w:rPr>
              <w:fldChar w:fldCharType="end"/>
            </w:r>
          </w:hyperlink>
        </w:p>
        <w:p w:rsidR="00367F8B" w:rsidRPr="003E0C8B" w:rsidRDefault="00F86E47"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44" w:history="1">
            <w:r w:rsidR="00367F8B" w:rsidRPr="003E0C8B">
              <w:rPr>
                <w:rStyle w:val="Hyperlink"/>
                <w:rFonts w:ascii="Times New Roman" w:hAnsi="Times New Roman" w:cs="Times New Roman"/>
                <w:noProof/>
                <w:sz w:val="26"/>
                <w:szCs w:val="26"/>
              </w:rPr>
              <w:t>4. Ý nghĩa của đề tài</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_Toc8936944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w:t>
            </w:r>
            <w:r w:rsidR="00367F8B" w:rsidRPr="003E0C8B">
              <w:rPr>
                <w:rFonts w:ascii="Times New Roman" w:hAnsi="Times New Roman" w:cs="Times New Roman"/>
                <w:noProof/>
                <w:webHidden/>
                <w:sz w:val="26"/>
                <w:szCs w:val="26"/>
              </w:rPr>
              <w:fldChar w:fldCharType="end"/>
            </w:r>
          </w:hyperlink>
        </w:p>
        <w:p w:rsidR="00367F8B" w:rsidRPr="003E0C8B" w:rsidRDefault="00F86E47"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45" w:history="1">
            <w:r w:rsidR="00367F8B" w:rsidRPr="003E0C8B">
              <w:rPr>
                <w:rStyle w:val="Hyperlink"/>
                <w:rFonts w:ascii="Times New Roman" w:hAnsi="Times New Roman" w:cs="Times New Roman"/>
                <w:noProof/>
                <w:sz w:val="26"/>
                <w:szCs w:val="26"/>
              </w:rPr>
              <w:t>5. Kết cấu của đề tài</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_Toc8936945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w:t>
            </w:r>
            <w:r w:rsidR="00367F8B" w:rsidRPr="003E0C8B">
              <w:rPr>
                <w:rFonts w:ascii="Times New Roman" w:hAnsi="Times New Roman" w:cs="Times New Roman"/>
                <w:noProof/>
                <w:webHidden/>
                <w:sz w:val="26"/>
                <w:szCs w:val="26"/>
              </w:rPr>
              <w:fldChar w:fldCharType="end"/>
            </w:r>
          </w:hyperlink>
        </w:p>
        <w:p w:rsidR="00367F8B" w:rsidRPr="003E0C8B" w:rsidRDefault="00F86E47" w:rsidP="003E0C8B">
          <w:pPr>
            <w:pStyle w:val="TOC1"/>
            <w:spacing w:line="312" w:lineRule="auto"/>
            <w:rPr>
              <w:rFonts w:eastAsiaTheme="minorEastAsia"/>
              <w:sz w:val="26"/>
              <w:szCs w:val="26"/>
            </w:rPr>
          </w:pPr>
          <w:hyperlink w:anchor="_Toc8936946" w:history="1">
            <w:r w:rsidR="00367F8B" w:rsidRPr="003E0C8B">
              <w:rPr>
                <w:rStyle w:val="Hyperlink"/>
                <w:sz w:val="26"/>
                <w:szCs w:val="26"/>
              </w:rPr>
              <w:t>CHƯƠNG 1. NGÔN NGỮ LẬP TRÌNH VÀ HỆ QUẢN TRỊ CSDL</w:t>
            </w:r>
            <w:r w:rsidR="00367F8B" w:rsidRPr="003E0C8B">
              <w:rPr>
                <w:webHidden/>
                <w:sz w:val="26"/>
                <w:szCs w:val="26"/>
              </w:rPr>
              <w:tab/>
            </w:r>
            <w:r w:rsidR="00367F8B" w:rsidRPr="003E0C8B">
              <w:rPr>
                <w:webHidden/>
                <w:sz w:val="26"/>
                <w:szCs w:val="26"/>
              </w:rPr>
              <w:fldChar w:fldCharType="begin"/>
            </w:r>
            <w:r w:rsidR="00367F8B" w:rsidRPr="003E0C8B">
              <w:rPr>
                <w:webHidden/>
                <w:sz w:val="26"/>
                <w:szCs w:val="26"/>
              </w:rPr>
              <w:instrText xml:space="preserve"> PAGEREF _Toc8936946 \h </w:instrText>
            </w:r>
            <w:r w:rsidR="00367F8B" w:rsidRPr="003E0C8B">
              <w:rPr>
                <w:webHidden/>
                <w:sz w:val="26"/>
                <w:szCs w:val="26"/>
              </w:rPr>
            </w:r>
            <w:r w:rsidR="00367F8B" w:rsidRPr="003E0C8B">
              <w:rPr>
                <w:webHidden/>
                <w:sz w:val="26"/>
                <w:szCs w:val="26"/>
              </w:rPr>
              <w:fldChar w:fldCharType="separate"/>
            </w:r>
            <w:r>
              <w:rPr>
                <w:webHidden/>
                <w:sz w:val="26"/>
                <w:szCs w:val="26"/>
              </w:rPr>
              <w:t>8</w:t>
            </w:r>
            <w:r w:rsidR="00367F8B" w:rsidRPr="003E0C8B">
              <w:rPr>
                <w:webHidden/>
                <w:sz w:val="26"/>
                <w:szCs w:val="26"/>
              </w:rPr>
              <w:fldChar w:fldCharType="end"/>
            </w:r>
          </w:hyperlink>
        </w:p>
        <w:p w:rsidR="00367F8B" w:rsidRPr="003E0C8B" w:rsidRDefault="00F86E47"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47" w:history="1">
            <w:r w:rsidR="00367F8B" w:rsidRPr="003E0C8B">
              <w:rPr>
                <w:rStyle w:val="Hyperlink"/>
                <w:rFonts w:ascii="Times New Roman" w:hAnsi="Times New Roman" w:cs="Times New Roman"/>
                <w:noProof/>
                <w:sz w:val="26"/>
                <w:szCs w:val="26"/>
              </w:rPr>
              <w:t>1.1. Ngôn ngữ lập trình</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_Toc8936947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w:t>
            </w:r>
            <w:r w:rsidR="00367F8B" w:rsidRPr="003E0C8B">
              <w:rPr>
                <w:rFonts w:ascii="Times New Roman" w:hAnsi="Times New Roman" w:cs="Times New Roman"/>
                <w:noProof/>
                <w:webHidden/>
                <w:sz w:val="26"/>
                <w:szCs w:val="26"/>
              </w:rPr>
              <w:fldChar w:fldCharType="end"/>
            </w:r>
          </w:hyperlink>
        </w:p>
        <w:p w:rsidR="00367F8B" w:rsidRPr="003E0C8B" w:rsidRDefault="00F86E47"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48" w:history="1">
            <w:r w:rsidR="00367F8B" w:rsidRPr="003E0C8B">
              <w:rPr>
                <w:rStyle w:val="Hyperlink"/>
                <w:rFonts w:ascii="Times New Roman" w:hAnsi="Times New Roman" w:cs="Times New Roman"/>
                <w:noProof/>
                <w:sz w:val="26"/>
                <w:szCs w:val="26"/>
              </w:rPr>
              <w:t>1.2. Ngôn ngữ lập trình PHP</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_Toc8936948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w:t>
            </w:r>
            <w:r w:rsidR="00367F8B" w:rsidRPr="003E0C8B">
              <w:rPr>
                <w:rFonts w:ascii="Times New Roman" w:hAnsi="Times New Roman" w:cs="Times New Roman"/>
                <w:noProof/>
                <w:webHidden/>
                <w:sz w:val="26"/>
                <w:szCs w:val="26"/>
              </w:rPr>
              <w:fldChar w:fldCharType="end"/>
            </w:r>
          </w:hyperlink>
        </w:p>
        <w:p w:rsidR="00367F8B" w:rsidRPr="003E0C8B" w:rsidRDefault="00F86E47"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49" w:history="1">
            <w:r w:rsidR="00367F8B" w:rsidRPr="003E0C8B">
              <w:rPr>
                <w:rStyle w:val="Hyperlink"/>
                <w:rFonts w:ascii="Times New Roman" w:hAnsi="Times New Roman" w:cs="Times New Roman"/>
                <w:noProof/>
                <w:sz w:val="26"/>
                <w:szCs w:val="26"/>
              </w:rPr>
              <w:t>1.3. Hệ quản trị cơ sở dữ liệu MySQL</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_Toc8936949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10</w:t>
            </w:r>
            <w:r w:rsidR="00367F8B" w:rsidRPr="003E0C8B">
              <w:rPr>
                <w:rFonts w:ascii="Times New Roman" w:hAnsi="Times New Roman" w:cs="Times New Roman"/>
                <w:noProof/>
                <w:webHidden/>
                <w:sz w:val="26"/>
                <w:szCs w:val="26"/>
              </w:rPr>
              <w:fldChar w:fldCharType="end"/>
            </w:r>
          </w:hyperlink>
        </w:p>
        <w:p w:rsidR="00367F8B" w:rsidRPr="003E0C8B" w:rsidRDefault="00F86E47"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50" w:history="1">
            <w:r w:rsidR="00367F8B" w:rsidRPr="003E0C8B">
              <w:rPr>
                <w:rStyle w:val="Hyperlink"/>
                <w:rFonts w:ascii="Times New Roman" w:hAnsi="Times New Roman" w:cs="Times New Roman"/>
                <w:noProof/>
                <w:sz w:val="26"/>
                <w:szCs w:val="26"/>
              </w:rPr>
              <w:t>1.4. Máy chủ web Xampp</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_Toc8936950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00367F8B" w:rsidRPr="003E0C8B">
              <w:rPr>
                <w:rFonts w:ascii="Times New Roman" w:hAnsi="Times New Roman" w:cs="Times New Roman"/>
                <w:noProof/>
                <w:webHidden/>
                <w:sz w:val="26"/>
                <w:szCs w:val="26"/>
              </w:rPr>
              <w:fldChar w:fldCharType="end"/>
            </w:r>
          </w:hyperlink>
        </w:p>
        <w:p w:rsidR="00367F8B" w:rsidRPr="003E0C8B" w:rsidRDefault="00F86E47"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51" w:history="1">
            <w:r w:rsidR="00367F8B" w:rsidRPr="003E0C8B">
              <w:rPr>
                <w:rStyle w:val="Hyperlink"/>
                <w:rFonts w:ascii="Times New Roman" w:hAnsi="Times New Roman" w:cs="Times New Roman"/>
                <w:noProof/>
                <w:sz w:val="26"/>
                <w:szCs w:val="26"/>
              </w:rPr>
              <w:t>1.5. Các framework lập trình sử dụng nền tảng PHP</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_Toc8936951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00367F8B" w:rsidRPr="003E0C8B">
              <w:rPr>
                <w:rFonts w:ascii="Times New Roman" w:hAnsi="Times New Roman" w:cs="Times New Roman"/>
                <w:noProof/>
                <w:webHidden/>
                <w:sz w:val="26"/>
                <w:szCs w:val="26"/>
              </w:rPr>
              <w:fldChar w:fldCharType="end"/>
            </w:r>
          </w:hyperlink>
        </w:p>
        <w:p w:rsidR="00367F8B" w:rsidRPr="003E0C8B" w:rsidRDefault="00F86E47"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52" w:history="1">
            <w:r w:rsidR="00367F8B" w:rsidRPr="003E0C8B">
              <w:rPr>
                <w:rStyle w:val="Hyperlink"/>
                <w:rFonts w:ascii="Times New Roman" w:hAnsi="Times New Roman" w:cs="Times New Roman"/>
                <w:noProof/>
                <w:sz w:val="26"/>
                <w:szCs w:val="26"/>
              </w:rPr>
              <w:t>1.6. Framework Yii2</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_Toc8936952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16</w:t>
            </w:r>
            <w:r w:rsidR="00367F8B" w:rsidRPr="003E0C8B">
              <w:rPr>
                <w:rFonts w:ascii="Times New Roman" w:hAnsi="Times New Roman" w:cs="Times New Roman"/>
                <w:noProof/>
                <w:webHidden/>
                <w:sz w:val="26"/>
                <w:szCs w:val="26"/>
              </w:rPr>
              <w:fldChar w:fldCharType="end"/>
            </w:r>
          </w:hyperlink>
        </w:p>
        <w:p w:rsidR="00367F8B" w:rsidRPr="003E0C8B" w:rsidRDefault="00F86E47" w:rsidP="003E0C8B">
          <w:pPr>
            <w:pStyle w:val="TOC1"/>
            <w:spacing w:line="312" w:lineRule="auto"/>
            <w:rPr>
              <w:rFonts w:eastAsiaTheme="minorEastAsia"/>
              <w:sz w:val="26"/>
              <w:szCs w:val="26"/>
            </w:rPr>
          </w:pPr>
          <w:hyperlink w:anchor="_Toc8936953" w:history="1">
            <w:r w:rsidR="00367F8B" w:rsidRPr="003E0C8B">
              <w:rPr>
                <w:rStyle w:val="Hyperlink"/>
                <w:sz w:val="26"/>
                <w:szCs w:val="26"/>
              </w:rPr>
              <w:t>CHƯƠNG 2. PHÂN TÍCH THIẾT KẾ HỆ THỐNG</w:t>
            </w:r>
            <w:r w:rsidR="00367F8B" w:rsidRPr="003E0C8B">
              <w:rPr>
                <w:webHidden/>
                <w:sz w:val="26"/>
                <w:szCs w:val="26"/>
              </w:rPr>
              <w:tab/>
            </w:r>
            <w:r w:rsidR="00367F8B" w:rsidRPr="003E0C8B">
              <w:rPr>
                <w:webHidden/>
                <w:sz w:val="26"/>
                <w:szCs w:val="26"/>
              </w:rPr>
              <w:fldChar w:fldCharType="begin"/>
            </w:r>
            <w:r w:rsidR="00367F8B" w:rsidRPr="003E0C8B">
              <w:rPr>
                <w:webHidden/>
                <w:sz w:val="26"/>
                <w:szCs w:val="26"/>
              </w:rPr>
              <w:instrText xml:space="preserve"> PAGEREF _Toc8936953 \h </w:instrText>
            </w:r>
            <w:r w:rsidR="00367F8B" w:rsidRPr="003E0C8B">
              <w:rPr>
                <w:webHidden/>
                <w:sz w:val="26"/>
                <w:szCs w:val="26"/>
              </w:rPr>
            </w:r>
            <w:r w:rsidR="00367F8B" w:rsidRPr="003E0C8B">
              <w:rPr>
                <w:webHidden/>
                <w:sz w:val="26"/>
                <w:szCs w:val="26"/>
              </w:rPr>
              <w:fldChar w:fldCharType="separate"/>
            </w:r>
            <w:r>
              <w:rPr>
                <w:webHidden/>
                <w:sz w:val="26"/>
                <w:szCs w:val="26"/>
              </w:rPr>
              <w:t>21</w:t>
            </w:r>
            <w:r w:rsidR="00367F8B" w:rsidRPr="003E0C8B">
              <w:rPr>
                <w:webHidden/>
                <w:sz w:val="26"/>
                <w:szCs w:val="26"/>
              </w:rPr>
              <w:fldChar w:fldCharType="end"/>
            </w:r>
          </w:hyperlink>
        </w:p>
        <w:p w:rsidR="00367F8B" w:rsidRPr="003E0C8B" w:rsidRDefault="00F86E47"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54" w:history="1">
            <w:r w:rsidR="00367F8B" w:rsidRPr="003E0C8B">
              <w:rPr>
                <w:rStyle w:val="Hyperlink"/>
                <w:rFonts w:ascii="Times New Roman" w:hAnsi="Times New Roman" w:cs="Times New Roman"/>
                <w:noProof/>
                <w:sz w:val="26"/>
                <w:szCs w:val="26"/>
              </w:rPr>
              <w:t>2.1. Khảo sát đặc tả yêu cầu</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_Toc8936954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21</w:t>
            </w:r>
            <w:r w:rsidR="00367F8B" w:rsidRPr="003E0C8B">
              <w:rPr>
                <w:rFonts w:ascii="Times New Roman" w:hAnsi="Times New Roman" w:cs="Times New Roman"/>
                <w:noProof/>
                <w:webHidden/>
                <w:sz w:val="26"/>
                <w:szCs w:val="26"/>
              </w:rPr>
              <w:fldChar w:fldCharType="end"/>
            </w:r>
          </w:hyperlink>
        </w:p>
        <w:p w:rsidR="00367F8B" w:rsidRPr="003E0C8B" w:rsidRDefault="00F86E47"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55" w:history="1">
            <w:r w:rsidR="00367F8B" w:rsidRPr="003E0C8B">
              <w:rPr>
                <w:rStyle w:val="Hyperlink"/>
                <w:rFonts w:ascii="Times New Roman" w:hAnsi="Times New Roman" w:cs="Times New Roman"/>
                <w:noProof/>
                <w:sz w:val="26"/>
                <w:szCs w:val="26"/>
              </w:rPr>
              <w:t>2.2. Các yêu cầu phi chức năng</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_Toc8936955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21</w:t>
            </w:r>
            <w:r w:rsidR="00367F8B" w:rsidRPr="003E0C8B">
              <w:rPr>
                <w:rFonts w:ascii="Times New Roman" w:hAnsi="Times New Roman" w:cs="Times New Roman"/>
                <w:noProof/>
                <w:webHidden/>
                <w:sz w:val="26"/>
                <w:szCs w:val="26"/>
              </w:rPr>
              <w:fldChar w:fldCharType="end"/>
            </w:r>
          </w:hyperlink>
        </w:p>
        <w:p w:rsidR="00367F8B" w:rsidRPr="003E0C8B" w:rsidRDefault="00F86E47"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56" w:history="1">
            <w:r w:rsidR="00367F8B" w:rsidRPr="003E0C8B">
              <w:rPr>
                <w:rStyle w:val="Hyperlink"/>
                <w:rFonts w:ascii="Times New Roman" w:hAnsi="Times New Roman" w:cs="Times New Roman"/>
                <w:noProof/>
                <w:sz w:val="26"/>
                <w:szCs w:val="26"/>
              </w:rPr>
              <w:t>2.3. Phân tích thiết kế hệ thống</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_Toc8936956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21</w:t>
            </w:r>
            <w:r w:rsidR="00367F8B" w:rsidRPr="003E0C8B">
              <w:rPr>
                <w:rFonts w:ascii="Times New Roman" w:hAnsi="Times New Roman" w:cs="Times New Roman"/>
                <w:noProof/>
                <w:webHidden/>
                <w:sz w:val="26"/>
                <w:szCs w:val="26"/>
              </w:rPr>
              <w:fldChar w:fldCharType="end"/>
            </w:r>
          </w:hyperlink>
        </w:p>
        <w:p w:rsidR="00367F8B" w:rsidRPr="003E0C8B" w:rsidRDefault="00F86E47"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57" w:history="1">
            <w:r w:rsidR="00367F8B" w:rsidRPr="003E0C8B">
              <w:rPr>
                <w:rStyle w:val="Hyperlink"/>
                <w:rFonts w:ascii="Times New Roman" w:hAnsi="Times New Roman" w:cs="Times New Roman"/>
                <w:noProof/>
                <w:sz w:val="26"/>
                <w:szCs w:val="26"/>
              </w:rPr>
              <w:t>2.4. Thiết kế cơ sở dữ liệu</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_Toc8936957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23</w:t>
            </w:r>
            <w:r w:rsidR="00367F8B" w:rsidRPr="003E0C8B">
              <w:rPr>
                <w:rFonts w:ascii="Times New Roman" w:hAnsi="Times New Roman" w:cs="Times New Roman"/>
                <w:noProof/>
                <w:webHidden/>
                <w:sz w:val="26"/>
                <w:szCs w:val="26"/>
              </w:rPr>
              <w:fldChar w:fldCharType="end"/>
            </w:r>
          </w:hyperlink>
        </w:p>
        <w:p w:rsidR="00367F8B" w:rsidRPr="003E0C8B" w:rsidRDefault="00F86E47"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58" w:history="1">
            <w:r w:rsidR="00367F8B" w:rsidRPr="003E0C8B">
              <w:rPr>
                <w:rStyle w:val="Hyperlink"/>
                <w:rFonts w:ascii="Times New Roman" w:hAnsi="Times New Roman" w:cs="Times New Roman"/>
                <w:noProof/>
                <w:sz w:val="26"/>
                <w:szCs w:val="26"/>
              </w:rPr>
              <w:t>2.5. Biểu đồ dữ liệu quan hệ giữa các bảng</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_Toc8936958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36</w:t>
            </w:r>
            <w:r w:rsidR="00367F8B" w:rsidRPr="003E0C8B">
              <w:rPr>
                <w:rFonts w:ascii="Times New Roman" w:hAnsi="Times New Roman" w:cs="Times New Roman"/>
                <w:noProof/>
                <w:webHidden/>
                <w:sz w:val="26"/>
                <w:szCs w:val="26"/>
              </w:rPr>
              <w:fldChar w:fldCharType="end"/>
            </w:r>
          </w:hyperlink>
        </w:p>
        <w:p w:rsidR="00367F8B" w:rsidRPr="003E0C8B" w:rsidRDefault="00F86E47" w:rsidP="003E0C8B">
          <w:pPr>
            <w:pStyle w:val="TOC1"/>
            <w:spacing w:line="312" w:lineRule="auto"/>
            <w:rPr>
              <w:rFonts w:eastAsiaTheme="minorEastAsia"/>
              <w:sz w:val="26"/>
              <w:szCs w:val="26"/>
            </w:rPr>
          </w:pPr>
          <w:hyperlink w:anchor="_Toc8936959" w:history="1">
            <w:r w:rsidR="00367F8B" w:rsidRPr="003E0C8B">
              <w:rPr>
                <w:rStyle w:val="Hyperlink"/>
                <w:sz w:val="26"/>
                <w:szCs w:val="26"/>
              </w:rPr>
              <w:t>CHƯƠNG 3. XÂY DỰNG VÀ CÀI ĐẶT CHƯƠNG TRÌNH</w:t>
            </w:r>
            <w:r w:rsidR="00367F8B" w:rsidRPr="003E0C8B">
              <w:rPr>
                <w:webHidden/>
                <w:sz w:val="26"/>
                <w:szCs w:val="26"/>
              </w:rPr>
              <w:tab/>
            </w:r>
            <w:r w:rsidR="00367F8B" w:rsidRPr="003E0C8B">
              <w:rPr>
                <w:webHidden/>
                <w:sz w:val="26"/>
                <w:szCs w:val="26"/>
              </w:rPr>
              <w:fldChar w:fldCharType="begin"/>
            </w:r>
            <w:r w:rsidR="00367F8B" w:rsidRPr="003E0C8B">
              <w:rPr>
                <w:webHidden/>
                <w:sz w:val="26"/>
                <w:szCs w:val="26"/>
              </w:rPr>
              <w:instrText xml:space="preserve"> PAGEREF _Toc8936959 \h </w:instrText>
            </w:r>
            <w:r w:rsidR="00367F8B" w:rsidRPr="003E0C8B">
              <w:rPr>
                <w:webHidden/>
                <w:sz w:val="26"/>
                <w:szCs w:val="26"/>
              </w:rPr>
            </w:r>
            <w:r w:rsidR="00367F8B" w:rsidRPr="003E0C8B">
              <w:rPr>
                <w:webHidden/>
                <w:sz w:val="26"/>
                <w:szCs w:val="26"/>
              </w:rPr>
              <w:fldChar w:fldCharType="separate"/>
            </w:r>
            <w:r>
              <w:rPr>
                <w:webHidden/>
                <w:sz w:val="26"/>
                <w:szCs w:val="26"/>
              </w:rPr>
              <w:t>37</w:t>
            </w:r>
            <w:r w:rsidR="00367F8B" w:rsidRPr="003E0C8B">
              <w:rPr>
                <w:webHidden/>
                <w:sz w:val="26"/>
                <w:szCs w:val="26"/>
              </w:rPr>
              <w:fldChar w:fldCharType="end"/>
            </w:r>
          </w:hyperlink>
        </w:p>
        <w:p w:rsidR="00367F8B" w:rsidRPr="003E0C8B" w:rsidRDefault="00F86E47"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60" w:history="1">
            <w:r w:rsidR="00367F8B" w:rsidRPr="003E0C8B">
              <w:rPr>
                <w:rStyle w:val="Hyperlink"/>
                <w:rFonts w:ascii="Times New Roman" w:hAnsi="Times New Roman" w:cs="Times New Roman"/>
                <w:noProof/>
                <w:sz w:val="26"/>
                <w:szCs w:val="26"/>
              </w:rPr>
              <w:t>3.</w:t>
            </w:r>
            <w:r w:rsidR="00367F8B" w:rsidRPr="003E0C8B">
              <w:rPr>
                <w:rStyle w:val="Hyperlink"/>
                <w:rFonts w:ascii="Times New Roman" w:hAnsi="Times New Roman" w:cs="Times New Roman"/>
                <w:noProof/>
                <w:sz w:val="26"/>
                <w:szCs w:val="26"/>
                <w:lang w:val="vi-VN"/>
              </w:rPr>
              <w:t>1</w:t>
            </w:r>
            <w:r w:rsidR="00367F8B" w:rsidRPr="003E0C8B">
              <w:rPr>
                <w:rStyle w:val="Hyperlink"/>
                <w:rFonts w:ascii="Times New Roman" w:hAnsi="Times New Roman" w:cs="Times New Roman"/>
                <w:noProof/>
                <w:sz w:val="26"/>
                <w:szCs w:val="26"/>
              </w:rPr>
              <w:t>. Cài đặt ứng dụng</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_Toc8936960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37</w:t>
            </w:r>
            <w:r w:rsidR="00367F8B" w:rsidRPr="003E0C8B">
              <w:rPr>
                <w:rFonts w:ascii="Times New Roman" w:hAnsi="Times New Roman" w:cs="Times New Roman"/>
                <w:noProof/>
                <w:webHidden/>
                <w:sz w:val="26"/>
                <w:szCs w:val="26"/>
              </w:rPr>
              <w:fldChar w:fldCharType="end"/>
            </w:r>
          </w:hyperlink>
        </w:p>
        <w:p w:rsidR="00367F8B" w:rsidRPr="003E0C8B" w:rsidRDefault="00F86E47"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63" w:history="1">
            <w:r w:rsidR="00367F8B" w:rsidRPr="003E0C8B">
              <w:rPr>
                <w:rStyle w:val="Hyperlink"/>
                <w:rFonts w:ascii="Times New Roman" w:hAnsi="Times New Roman" w:cs="Times New Roman"/>
                <w:noProof/>
                <w:sz w:val="26"/>
                <w:szCs w:val="26"/>
                <w:lang w:val="vi-VN"/>
              </w:rPr>
              <w:t>3.</w:t>
            </w:r>
            <w:r w:rsidR="00367F8B" w:rsidRPr="003E0C8B">
              <w:rPr>
                <w:rStyle w:val="Hyperlink"/>
                <w:rFonts w:ascii="Times New Roman" w:hAnsi="Times New Roman" w:cs="Times New Roman"/>
                <w:noProof/>
                <w:sz w:val="26"/>
                <w:szCs w:val="26"/>
              </w:rPr>
              <w:t>2</w:t>
            </w:r>
            <w:r w:rsidR="00367F8B" w:rsidRPr="003E0C8B">
              <w:rPr>
                <w:rStyle w:val="Hyperlink"/>
                <w:rFonts w:ascii="Times New Roman" w:hAnsi="Times New Roman" w:cs="Times New Roman"/>
                <w:noProof/>
                <w:sz w:val="26"/>
                <w:szCs w:val="26"/>
                <w:lang w:val="vi-VN"/>
              </w:rPr>
              <w:t xml:space="preserve">. </w:t>
            </w:r>
            <w:r w:rsidR="00367F8B" w:rsidRPr="003E0C8B">
              <w:rPr>
                <w:rStyle w:val="Hyperlink"/>
                <w:rFonts w:ascii="Times New Roman" w:hAnsi="Times New Roman" w:cs="Times New Roman"/>
                <w:noProof/>
                <w:sz w:val="26"/>
                <w:szCs w:val="26"/>
              </w:rPr>
              <w:t>Một số kết quả đạt được</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_Toc8936963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38</w:t>
            </w:r>
            <w:r w:rsidR="00367F8B" w:rsidRPr="003E0C8B">
              <w:rPr>
                <w:rFonts w:ascii="Times New Roman" w:hAnsi="Times New Roman" w:cs="Times New Roman"/>
                <w:noProof/>
                <w:webHidden/>
                <w:sz w:val="26"/>
                <w:szCs w:val="26"/>
              </w:rPr>
              <w:fldChar w:fldCharType="end"/>
            </w:r>
          </w:hyperlink>
        </w:p>
        <w:p w:rsidR="00367F8B" w:rsidRPr="003E0C8B" w:rsidRDefault="00F86E47" w:rsidP="003E0C8B">
          <w:pPr>
            <w:pStyle w:val="TOC1"/>
            <w:spacing w:line="312" w:lineRule="auto"/>
            <w:rPr>
              <w:rFonts w:eastAsiaTheme="minorEastAsia"/>
              <w:sz w:val="26"/>
              <w:szCs w:val="26"/>
            </w:rPr>
          </w:pPr>
          <w:hyperlink w:anchor="_Toc8936964" w:history="1">
            <w:r w:rsidR="00367F8B" w:rsidRPr="003E0C8B">
              <w:rPr>
                <w:rStyle w:val="Hyperlink"/>
                <w:sz w:val="26"/>
                <w:szCs w:val="26"/>
              </w:rPr>
              <w:t>KẾT LUẬN</w:t>
            </w:r>
            <w:r w:rsidR="00367F8B" w:rsidRPr="003E0C8B">
              <w:rPr>
                <w:webHidden/>
                <w:sz w:val="26"/>
                <w:szCs w:val="26"/>
              </w:rPr>
              <w:tab/>
            </w:r>
            <w:r w:rsidR="00367F8B" w:rsidRPr="003E0C8B">
              <w:rPr>
                <w:webHidden/>
                <w:sz w:val="26"/>
                <w:szCs w:val="26"/>
              </w:rPr>
              <w:fldChar w:fldCharType="begin"/>
            </w:r>
            <w:r w:rsidR="00367F8B" w:rsidRPr="003E0C8B">
              <w:rPr>
                <w:webHidden/>
                <w:sz w:val="26"/>
                <w:szCs w:val="26"/>
              </w:rPr>
              <w:instrText xml:space="preserve"> PAGEREF _Toc8936964 \h </w:instrText>
            </w:r>
            <w:r w:rsidR="00367F8B" w:rsidRPr="003E0C8B">
              <w:rPr>
                <w:webHidden/>
                <w:sz w:val="26"/>
                <w:szCs w:val="26"/>
              </w:rPr>
            </w:r>
            <w:r w:rsidR="00367F8B" w:rsidRPr="003E0C8B">
              <w:rPr>
                <w:webHidden/>
                <w:sz w:val="26"/>
                <w:szCs w:val="26"/>
              </w:rPr>
              <w:fldChar w:fldCharType="separate"/>
            </w:r>
            <w:r>
              <w:rPr>
                <w:webHidden/>
                <w:sz w:val="26"/>
                <w:szCs w:val="26"/>
              </w:rPr>
              <w:t>48</w:t>
            </w:r>
            <w:r w:rsidR="00367F8B" w:rsidRPr="003E0C8B">
              <w:rPr>
                <w:webHidden/>
                <w:sz w:val="26"/>
                <w:szCs w:val="26"/>
              </w:rPr>
              <w:fldChar w:fldCharType="end"/>
            </w:r>
          </w:hyperlink>
        </w:p>
        <w:p w:rsidR="00367F8B" w:rsidRPr="003E0C8B" w:rsidRDefault="00F86E47"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65" w:history="1">
            <w:r w:rsidR="00367F8B" w:rsidRPr="003E0C8B">
              <w:rPr>
                <w:rStyle w:val="Hyperlink"/>
                <w:rFonts w:ascii="Times New Roman" w:hAnsi="Times New Roman" w:cs="Times New Roman"/>
                <w:noProof/>
                <w:sz w:val="26"/>
                <w:szCs w:val="26"/>
              </w:rPr>
              <w:t>1. Đánh giá kết quả của đề tài</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_Toc8936965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48</w:t>
            </w:r>
            <w:r w:rsidR="00367F8B" w:rsidRPr="003E0C8B">
              <w:rPr>
                <w:rFonts w:ascii="Times New Roman" w:hAnsi="Times New Roman" w:cs="Times New Roman"/>
                <w:noProof/>
                <w:webHidden/>
                <w:sz w:val="26"/>
                <w:szCs w:val="26"/>
              </w:rPr>
              <w:fldChar w:fldCharType="end"/>
            </w:r>
          </w:hyperlink>
        </w:p>
        <w:p w:rsidR="00367F8B" w:rsidRPr="003E0C8B" w:rsidRDefault="00F86E47" w:rsidP="003E0C8B">
          <w:pPr>
            <w:pStyle w:val="TOC2"/>
            <w:tabs>
              <w:tab w:val="right" w:leader="dot" w:pos="9062"/>
            </w:tabs>
            <w:spacing w:after="0" w:line="312" w:lineRule="auto"/>
            <w:rPr>
              <w:rFonts w:ascii="Times New Roman" w:eastAsiaTheme="minorEastAsia" w:hAnsi="Times New Roman" w:cs="Times New Roman"/>
              <w:noProof/>
              <w:sz w:val="26"/>
              <w:szCs w:val="26"/>
            </w:rPr>
          </w:pPr>
          <w:hyperlink w:anchor="_Toc8936966" w:history="1">
            <w:r w:rsidR="00367F8B" w:rsidRPr="003E0C8B">
              <w:rPr>
                <w:rStyle w:val="Hyperlink"/>
                <w:rFonts w:ascii="Times New Roman" w:hAnsi="Times New Roman" w:cs="Times New Roman"/>
                <w:noProof/>
                <w:sz w:val="26"/>
                <w:szCs w:val="26"/>
              </w:rPr>
              <w:t>2. Hướng phát triển tiếp theo của đề tài</w:t>
            </w:r>
            <w:r w:rsidR="00367F8B" w:rsidRPr="003E0C8B">
              <w:rPr>
                <w:rFonts w:ascii="Times New Roman" w:hAnsi="Times New Roman" w:cs="Times New Roman"/>
                <w:noProof/>
                <w:webHidden/>
                <w:sz w:val="26"/>
                <w:szCs w:val="26"/>
              </w:rPr>
              <w:tab/>
            </w:r>
            <w:r w:rsidR="00367F8B" w:rsidRPr="003E0C8B">
              <w:rPr>
                <w:rFonts w:ascii="Times New Roman" w:hAnsi="Times New Roman" w:cs="Times New Roman"/>
                <w:noProof/>
                <w:webHidden/>
                <w:sz w:val="26"/>
                <w:szCs w:val="26"/>
              </w:rPr>
              <w:fldChar w:fldCharType="begin"/>
            </w:r>
            <w:r w:rsidR="00367F8B" w:rsidRPr="003E0C8B">
              <w:rPr>
                <w:rFonts w:ascii="Times New Roman" w:hAnsi="Times New Roman" w:cs="Times New Roman"/>
                <w:noProof/>
                <w:webHidden/>
                <w:sz w:val="26"/>
                <w:szCs w:val="26"/>
              </w:rPr>
              <w:instrText xml:space="preserve"> PAGEREF _Toc8936966 \h </w:instrText>
            </w:r>
            <w:r w:rsidR="00367F8B" w:rsidRPr="003E0C8B">
              <w:rPr>
                <w:rFonts w:ascii="Times New Roman" w:hAnsi="Times New Roman" w:cs="Times New Roman"/>
                <w:noProof/>
                <w:webHidden/>
                <w:sz w:val="26"/>
                <w:szCs w:val="26"/>
              </w:rPr>
            </w:r>
            <w:r w:rsidR="00367F8B" w:rsidRPr="003E0C8B">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48</w:t>
            </w:r>
            <w:r w:rsidR="00367F8B" w:rsidRPr="003E0C8B">
              <w:rPr>
                <w:rFonts w:ascii="Times New Roman" w:hAnsi="Times New Roman" w:cs="Times New Roman"/>
                <w:noProof/>
                <w:webHidden/>
                <w:sz w:val="26"/>
                <w:szCs w:val="26"/>
              </w:rPr>
              <w:fldChar w:fldCharType="end"/>
            </w:r>
          </w:hyperlink>
        </w:p>
        <w:p w:rsidR="00367F8B" w:rsidRPr="003E0C8B" w:rsidRDefault="00F86E47" w:rsidP="003E0C8B">
          <w:pPr>
            <w:pStyle w:val="TOC1"/>
            <w:spacing w:line="312" w:lineRule="auto"/>
            <w:rPr>
              <w:rFonts w:eastAsiaTheme="minorEastAsia"/>
              <w:sz w:val="26"/>
              <w:szCs w:val="26"/>
            </w:rPr>
          </w:pPr>
          <w:hyperlink w:anchor="_Toc8936967" w:history="1">
            <w:r w:rsidR="00367F8B" w:rsidRPr="003E0C8B">
              <w:rPr>
                <w:rStyle w:val="Hyperlink"/>
                <w:sz w:val="26"/>
                <w:szCs w:val="26"/>
              </w:rPr>
              <w:t>TÀI LIỆU THAM KHẢO</w:t>
            </w:r>
            <w:r w:rsidR="00367F8B" w:rsidRPr="003E0C8B">
              <w:rPr>
                <w:webHidden/>
                <w:sz w:val="26"/>
                <w:szCs w:val="26"/>
              </w:rPr>
              <w:tab/>
            </w:r>
            <w:r w:rsidR="00367F8B" w:rsidRPr="003E0C8B">
              <w:rPr>
                <w:webHidden/>
                <w:sz w:val="26"/>
                <w:szCs w:val="26"/>
              </w:rPr>
              <w:fldChar w:fldCharType="begin"/>
            </w:r>
            <w:r w:rsidR="00367F8B" w:rsidRPr="003E0C8B">
              <w:rPr>
                <w:webHidden/>
                <w:sz w:val="26"/>
                <w:szCs w:val="26"/>
              </w:rPr>
              <w:instrText xml:space="preserve"> PAGEREF _Toc8936967 \h </w:instrText>
            </w:r>
            <w:r w:rsidR="00367F8B" w:rsidRPr="003E0C8B">
              <w:rPr>
                <w:webHidden/>
                <w:sz w:val="26"/>
                <w:szCs w:val="26"/>
              </w:rPr>
            </w:r>
            <w:r w:rsidR="00367F8B" w:rsidRPr="003E0C8B">
              <w:rPr>
                <w:webHidden/>
                <w:sz w:val="26"/>
                <w:szCs w:val="26"/>
              </w:rPr>
              <w:fldChar w:fldCharType="separate"/>
            </w:r>
            <w:r>
              <w:rPr>
                <w:webHidden/>
                <w:sz w:val="26"/>
                <w:szCs w:val="26"/>
              </w:rPr>
              <w:t>50</w:t>
            </w:r>
            <w:r w:rsidR="00367F8B" w:rsidRPr="003E0C8B">
              <w:rPr>
                <w:webHidden/>
                <w:sz w:val="26"/>
                <w:szCs w:val="26"/>
              </w:rPr>
              <w:fldChar w:fldCharType="end"/>
            </w:r>
          </w:hyperlink>
        </w:p>
        <w:p w:rsidR="00367F8B" w:rsidRPr="003E0C8B" w:rsidRDefault="00F86E47" w:rsidP="003E0C8B">
          <w:pPr>
            <w:pStyle w:val="TOC1"/>
            <w:spacing w:line="312" w:lineRule="auto"/>
            <w:rPr>
              <w:rFonts w:eastAsiaTheme="minorEastAsia"/>
              <w:sz w:val="26"/>
              <w:szCs w:val="26"/>
            </w:rPr>
          </w:pPr>
          <w:hyperlink w:anchor="_Toc8936968" w:history="1">
            <w:r w:rsidR="00367F8B" w:rsidRPr="003E0C8B">
              <w:rPr>
                <w:rStyle w:val="Hyperlink"/>
                <w:sz w:val="26"/>
                <w:szCs w:val="26"/>
              </w:rPr>
              <w:t>PHỤ LỤC</w:t>
            </w:r>
            <w:r w:rsidR="00367F8B" w:rsidRPr="003E0C8B">
              <w:rPr>
                <w:webHidden/>
                <w:sz w:val="26"/>
                <w:szCs w:val="26"/>
              </w:rPr>
              <w:tab/>
            </w:r>
            <w:r w:rsidR="00367F8B" w:rsidRPr="003E0C8B">
              <w:rPr>
                <w:webHidden/>
                <w:sz w:val="26"/>
                <w:szCs w:val="26"/>
              </w:rPr>
              <w:fldChar w:fldCharType="begin"/>
            </w:r>
            <w:r w:rsidR="00367F8B" w:rsidRPr="003E0C8B">
              <w:rPr>
                <w:webHidden/>
                <w:sz w:val="26"/>
                <w:szCs w:val="26"/>
              </w:rPr>
              <w:instrText xml:space="preserve"> PAGEREF _Toc8936968 \h </w:instrText>
            </w:r>
            <w:r w:rsidR="00367F8B" w:rsidRPr="003E0C8B">
              <w:rPr>
                <w:webHidden/>
                <w:sz w:val="26"/>
                <w:szCs w:val="26"/>
              </w:rPr>
            </w:r>
            <w:r w:rsidR="00367F8B" w:rsidRPr="003E0C8B">
              <w:rPr>
                <w:webHidden/>
                <w:sz w:val="26"/>
                <w:szCs w:val="26"/>
              </w:rPr>
              <w:fldChar w:fldCharType="separate"/>
            </w:r>
            <w:r>
              <w:rPr>
                <w:webHidden/>
                <w:sz w:val="26"/>
                <w:szCs w:val="26"/>
              </w:rPr>
              <w:t>51</w:t>
            </w:r>
            <w:r w:rsidR="00367F8B" w:rsidRPr="003E0C8B">
              <w:rPr>
                <w:webHidden/>
                <w:sz w:val="26"/>
                <w:szCs w:val="26"/>
              </w:rPr>
              <w:fldChar w:fldCharType="end"/>
            </w:r>
          </w:hyperlink>
        </w:p>
        <w:p w:rsidR="00BA434C" w:rsidRPr="008028CF" w:rsidRDefault="00BA434C" w:rsidP="003E0C8B">
          <w:pPr>
            <w:spacing w:after="0" w:line="312" w:lineRule="auto"/>
            <w:rPr>
              <w:rFonts w:ascii="Times New Roman" w:hAnsi="Times New Roman" w:cs="Times New Roman"/>
              <w:sz w:val="26"/>
              <w:szCs w:val="26"/>
            </w:rPr>
          </w:pPr>
          <w:r w:rsidRPr="003E0C8B">
            <w:rPr>
              <w:rFonts w:ascii="Times New Roman" w:hAnsi="Times New Roman" w:cs="Times New Roman"/>
              <w:bCs/>
              <w:noProof/>
              <w:sz w:val="26"/>
              <w:szCs w:val="26"/>
            </w:rPr>
            <w:fldChar w:fldCharType="end"/>
          </w:r>
        </w:p>
      </w:sdtContent>
    </w:sdt>
    <w:p w:rsidR="009E306B" w:rsidRDefault="003F50BF" w:rsidP="00570F1F">
      <w:pPr>
        <w:pStyle w:val="Heading1"/>
        <w:rPr>
          <w:rFonts w:cs="Times New Roman"/>
          <w:szCs w:val="27"/>
        </w:rPr>
      </w:pPr>
      <w:r w:rsidRPr="008028CF">
        <w:rPr>
          <w:sz w:val="26"/>
          <w:szCs w:val="26"/>
        </w:rPr>
        <w:br w:type="page"/>
      </w:r>
      <w:bookmarkStart w:id="0" w:name="_Toc8936937"/>
      <w:r w:rsidR="009E306B" w:rsidRPr="00570F1F">
        <w:lastRenderedPageBreak/>
        <w:t>DANH SÁCH HÌNH VẼ</w:t>
      </w:r>
      <w:bookmarkEnd w:id="0"/>
    </w:p>
    <w:p w:rsidR="00FC6B9D" w:rsidRPr="00990CDA" w:rsidRDefault="00FC6B9D" w:rsidP="00990CDA">
      <w:pPr>
        <w:spacing w:line="360" w:lineRule="auto"/>
        <w:rPr>
          <w:rFonts w:ascii="Times New Roman" w:hAnsi="Times New Roman" w:cs="Times New Roman"/>
          <w:sz w:val="26"/>
          <w:szCs w:val="26"/>
        </w:rPr>
      </w:pPr>
    </w:p>
    <w:p w:rsidR="0003106C" w:rsidRPr="0003106C" w:rsidRDefault="0003106C" w:rsidP="0003106C">
      <w:pPr>
        <w:pStyle w:val="TableofFigures"/>
        <w:tabs>
          <w:tab w:val="right" w:leader="dot" w:pos="9062"/>
        </w:tabs>
        <w:spacing w:line="312" w:lineRule="auto"/>
        <w:rPr>
          <w:rFonts w:ascii="Times New Roman" w:eastAsiaTheme="minorEastAsia" w:hAnsi="Times New Roman" w:cs="Times New Roman"/>
          <w:noProof/>
          <w:sz w:val="26"/>
          <w:szCs w:val="26"/>
        </w:rPr>
      </w:pPr>
      <w:r w:rsidRPr="0003106C">
        <w:rPr>
          <w:rFonts w:ascii="Times New Roman" w:hAnsi="Times New Roman" w:cs="Times New Roman"/>
          <w:sz w:val="26"/>
          <w:szCs w:val="26"/>
        </w:rPr>
        <w:fldChar w:fldCharType="begin"/>
      </w:r>
      <w:r w:rsidRPr="0003106C">
        <w:rPr>
          <w:rFonts w:ascii="Times New Roman" w:hAnsi="Times New Roman" w:cs="Times New Roman"/>
          <w:sz w:val="26"/>
          <w:szCs w:val="26"/>
        </w:rPr>
        <w:instrText xml:space="preserve"> TOC \h \z \c "Hình" </w:instrText>
      </w:r>
      <w:r w:rsidRPr="0003106C">
        <w:rPr>
          <w:rFonts w:ascii="Times New Roman" w:hAnsi="Times New Roman" w:cs="Times New Roman"/>
          <w:sz w:val="26"/>
          <w:szCs w:val="26"/>
        </w:rPr>
        <w:fldChar w:fldCharType="separate"/>
      </w:r>
      <w:hyperlink w:anchor="_Toc8973511" w:history="1">
        <w:r w:rsidRPr="0003106C">
          <w:rPr>
            <w:rStyle w:val="Hyperlink"/>
            <w:rFonts w:ascii="Times New Roman" w:hAnsi="Times New Roman" w:cs="Times New Roman"/>
            <w:noProof/>
            <w:sz w:val="26"/>
            <w:szCs w:val="26"/>
          </w:rPr>
          <w:t>Hình 1. Các ngôn ngữ lập trình phổ biến hiện nay</w:t>
        </w:r>
        <w:r w:rsidRPr="0003106C">
          <w:rPr>
            <w:rFonts w:ascii="Times New Roman" w:hAnsi="Times New Roman" w:cs="Times New Roman"/>
            <w:noProof/>
            <w:webHidden/>
            <w:sz w:val="26"/>
            <w:szCs w:val="26"/>
          </w:rPr>
          <w:tab/>
        </w:r>
        <w:r w:rsidRPr="0003106C">
          <w:rPr>
            <w:rFonts w:ascii="Times New Roman" w:hAnsi="Times New Roman" w:cs="Times New Roman"/>
            <w:noProof/>
            <w:webHidden/>
            <w:sz w:val="26"/>
            <w:szCs w:val="26"/>
          </w:rPr>
          <w:fldChar w:fldCharType="begin"/>
        </w:r>
        <w:r w:rsidRPr="0003106C">
          <w:rPr>
            <w:rFonts w:ascii="Times New Roman" w:hAnsi="Times New Roman" w:cs="Times New Roman"/>
            <w:noProof/>
            <w:webHidden/>
            <w:sz w:val="26"/>
            <w:szCs w:val="26"/>
          </w:rPr>
          <w:instrText xml:space="preserve"> PAGEREF _Toc8973511 \h </w:instrText>
        </w:r>
        <w:r w:rsidRPr="0003106C">
          <w:rPr>
            <w:rFonts w:ascii="Times New Roman" w:hAnsi="Times New Roman" w:cs="Times New Roman"/>
            <w:noProof/>
            <w:webHidden/>
            <w:sz w:val="26"/>
            <w:szCs w:val="26"/>
          </w:rPr>
        </w:r>
        <w:r w:rsidRPr="0003106C">
          <w:rPr>
            <w:rFonts w:ascii="Times New Roman" w:hAnsi="Times New Roman" w:cs="Times New Roman"/>
            <w:noProof/>
            <w:webHidden/>
            <w:sz w:val="26"/>
            <w:szCs w:val="26"/>
          </w:rPr>
          <w:fldChar w:fldCharType="separate"/>
        </w:r>
        <w:r w:rsidR="00F86E47">
          <w:rPr>
            <w:rFonts w:ascii="Times New Roman" w:hAnsi="Times New Roman" w:cs="Times New Roman"/>
            <w:noProof/>
            <w:webHidden/>
            <w:sz w:val="26"/>
            <w:szCs w:val="26"/>
          </w:rPr>
          <w:t>8</w:t>
        </w:r>
        <w:r w:rsidRPr="0003106C">
          <w:rPr>
            <w:rFonts w:ascii="Times New Roman" w:hAnsi="Times New Roman" w:cs="Times New Roman"/>
            <w:noProof/>
            <w:webHidden/>
            <w:sz w:val="26"/>
            <w:szCs w:val="26"/>
          </w:rPr>
          <w:fldChar w:fldCharType="end"/>
        </w:r>
      </w:hyperlink>
    </w:p>
    <w:p w:rsidR="0003106C" w:rsidRPr="0003106C" w:rsidRDefault="00F86E47"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2" w:history="1">
        <w:r w:rsidR="0003106C" w:rsidRPr="0003106C">
          <w:rPr>
            <w:rStyle w:val="Hyperlink"/>
            <w:rFonts w:ascii="Times New Roman" w:hAnsi="Times New Roman" w:cs="Times New Roman"/>
            <w:noProof/>
            <w:sz w:val="26"/>
            <w:szCs w:val="26"/>
          </w:rPr>
          <w:t>Hình 2. Phương thức hoạt động của hệ thống sử dụng ngôn ngữ PHP</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_Toc8973512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9</w:t>
        </w:r>
        <w:r w:rsidR="0003106C" w:rsidRPr="0003106C">
          <w:rPr>
            <w:rFonts w:ascii="Times New Roman" w:hAnsi="Times New Roman" w:cs="Times New Roman"/>
            <w:noProof/>
            <w:webHidden/>
            <w:sz w:val="26"/>
            <w:szCs w:val="26"/>
          </w:rPr>
          <w:fldChar w:fldCharType="end"/>
        </w:r>
      </w:hyperlink>
    </w:p>
    <w:p w:rsidR="0003106C" w:rsidRPr="0003106C" w:rsidRDefault="00F86E47"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3" w:history="1">
        <w:r w:rsidR="0003106C" w:rsidRPr="0003106C">
          <w:rPr>
            <w:rStyle w:val="Hyperlink"/>
            <w:rFonts w:ascii="Times New Roman" w:hAnsi="Times New Roman" w:cs="Times New Roman"/>
            <w:noProof/>
            <w:sz w:val="26"/>
            <w:szCs w:val="26"/>
          </w:rPr>
          <w:t>Hình 3. Các framework PHP phổ biến</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_Toc8973513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12</w:t>
        </w:r>
        <w:r w:rsidR="0003106C" w:rsidRPr="0003106C">
          <w:rPr>
            <w:rFonts w:ascii="Times New Roman" w:hAnsi="Times New Roman" w:cs="Times New Roman"/>
            <w:noProof/>
            <w:webHidden/>
            <w:sz w:val="26"/>
            <w:szCs w:val="26"/>
          </w:rPr>
          <w:fldChar w:fldCharType="end"/>
        </w:r>
      </w:hyperlink>
    </w:p>
    <w:p w:rsidR="0003106C" w:rsidRPr="0003106C" w:rsidRDefault="00F86E47"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4" w:history="1">
        <w:r w:rsidR="0003106C" w:rsidRPr="0003106C">
          <w:rPr>
            <w:rStyle w:val="Hyperlink"/>
            <w:rFonts w:ascii="Times New Roman" w:hAnsi="Times New Roman" w:cs="Times New Roman"/>
            <w:noProof/>
            <w:sz w:val="26"/>
            <w:szCs w:val="26"/>
          </w:rPr>
          <w:t>Hình 4. Cấu trúc Ứng dụng Yii2</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_Toc8973514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17</w:t>
        </w:r>
        <w:r w:rsidR="0003106C" w:rsidRPr="0003106C">
          <w:rPr>
            <w:rFonts w:ascii="Times New Roman" w:hAnsi="Times New Roman" w:cs="Times New Roman"/>
            <w:noProof/>
            <w:webHidden/>
            <w:sz w:val="26"/>
            <w:szCs w:val="26"/>
          </w:rPr>
          <w:fldChar w:fldCharType="end"/>
        </w:r>
      </w:hyperlink>
    </w:p>
    <w:p w:rsidR="0003106C" w:rsidRPr="0003106C" w:rsidRDefault="00F86E47"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5" w:history="1">
        <w:r w:rsidR="0003106C" w:rsidRPr="0003106C">
          <w:rPr>
            <w:rStyle w:val="Hyperlink"/>
            <w:rFonts w:ascii="Times New Roman" w:hAnsi="Times New Roman" w:cs="Times New Roman"/>
            <w:noProof/>
            <w:sz w:val="26"/>
            <w:szCs w:val="26"/>
          </w:rPr>
          <w:t>Hình 5. Biểu đồ cấu trúc tĩnh của một ứng dụng Yii2</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_Toc8973515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18</w:t>
        </w:r>
        <w:r w:rsidR="0003106C" w:rsidRPr="0003106C">
          <w:rPr>
            <w:rFonts w:ascii="Times New Roman" w:hAnsi="Times New Roman" w:cs="Times New Roman"/>
            <w:noProof/>
            <w:webHidden/>
            <w:sz w:val="26"/>
            <w:szCs w:val="26"/>
          </w:rPr>
          <w:fldChar w:fldCharType="end"/>
        </w:r>
      </w:hyperlink>
    </w:p>
    <w:p w:rsidR="0003106C" w:rsidRPr="0003106C" w:rsidRDefault="00F86E47"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6" w:history="1">
        <w:r w:rsidR="0003106C" w:rsidRPr="0003106C">
          <w:rPr>
            <w:rStyle w:val="Hyperlink"/>
            <w:rFonts w:ascii="Times New Roman" w:hAnsi="Times New Roman" w:cs="Times New Roman"/>
            <w:noProof/>
            <w:sz w:val="26"/>
            <w:szCs w:val="26"/>
          </w:rPr>
          <w:t>Hình 6. Chu trình xử lý yêu cầu của Yii2</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_Toc8973516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19</w:t>
        </w:r>
        <w:r w:rsidR="0003106C" w:rsidRPr="0003106C">
          <w:rPr>
            <w:rFonts w:ascii="Times New Roman" w:hAnsi="Times New Roman" w:cs="Times New Roman"/>
            <w:noProof/>
            <w:webHidden/>
            <w:sz w:val="26"/>
            <w:szCs w:val="26"/>
          </w:rPr>
          <w:fldChar w:fldCharType="end"/>
        </w:r>
      </w:hyperlink>
    </w:p>
    <w:p w:rsidR="0003106C" w:rsidRPr="0003106C" w:rsidRDefault="00F86E47"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7" w:history="1">
        <w:r w:rsidR="0003106C" w:rsidRPr="0003106C">
          <w:rPr>
            <w:rStyle w:val="Hyperlink"/>
            <w:rFonts w:ascii="Times New Roman" w:hAnsi="Times New Roman" w:cs="Times New Roman"/>
            <w:noProof/>
            <w:sz w:val="26"/>
            <w:szCs w:val="26"/>
          </w:rPr>
          <w:t>Hình 7. Mô hình hóa chức năng của ứng dụng</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_Toc8973517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22</w:t>
        </w:r>
        <w:r w:rsidR="0003106C" w:rsidRPr="0003106C">
          <w:rPr>
            <w:rFonts w:ascii="Times New Roman" w:hAnsi="Times New Roman" w:cs="Times New Roman"/>
            <w:noProof/>
            <w:webHidden/>
            <w:sz w:val="26"/>
            <w:szCs w:val="26"/>
          </w:rPr>
          <w:fldChar w:fldCharType="end"/>
        </w:r>
      </w:hyperlink>
    </w:p>
    <w:p w:rsidR="0003106C" w:rsidRPr="0003106C" w:rsidRDefault="00F86E47"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8" w:history="1">
        <w:r w:rsidR="0003106C" w:rsidRPr="0003106C">
          <w:rPr>
            <w:rStyle w:val="Hyperlink"/>
            <w:rFonts w:ascii="Times New Roman" w:hAnsi="Times New Roman" w:cs="Times New Roman"/>
            <w:noProof/>
            <w:sz w:val="26"/>
            <w:szCs w:val="26"/>
          </w:rPr>
          <w:t>Hình 8. Biểu đồ dữ liệu quan hệ giữa các bảng</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_Toc8973518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36</w:t>
        </w:r>
        <w:r w:rsidR="0003106C" w:rsidRPr="0003106C">
          <w:rPr>
            <w:rFonts w:ascii="Times New Roman" w:hAnsi="Times New Roman" w:cs="Times New Roman"/>
            <w:noProof/>
            <w:webHidden/>
            <w:sz w:val="26"/>
            <w:szCs w:val="26"/>
          </w:rPr>
          <w:fldChar w:fldCharType="end"/>
        </w:r>
      </w:hyperlink>
    </w:p>
    <w:p w:rsidR="0003106C" w:rsidRPr="0003106C" w:rsidRDefault="00F86E47"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19" w:history="1">
        <w:r w:rsidR="0003106C" w:rsidRPr="0003106C">
          <w:rPr>
            <w:rStyle w:val="Hyperlink"/>
            <w:rFonts w:ascii="Times New Roman" w:hAnsi="Times New Roman" w:cs="Times New Roman"/>
            <w:noProof/>
            <w:sz w:val="26"/>
            <w:szCs w:val="26"/>
          </w:rPr>
          <w:t>Hình 9. Giao diện trang đăng nhập hệ thống</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_Toc8973519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38</w:t>
        </w:r>
        <w:r w:rsidR="0003106C" w:rsidRPr="0003106C">
          <w:rPr>
            <w:rFonts w:ascii="Times New Roman" w:hAnsi="Times New Roman" w:cs="Times New Roman"/>
            <w:noProof/>
            <w:webHidden/>
            <w:sz w:val="26"/>
            <w:szCs w:val="26"/>
          </w:rPr>
          <w:fldChar w:fldCharType="end"/>
        </w:r>
      </w:hyperlink>
    </w:p>
    <w:p w:rsidR="0003106C" w:rsidRPr="0003106C" w:rsidRDefault="00F86E47"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0" w:history="1">
        <w:r w:rsidR="0003106C" w:rsidRPr="0003106C">
          <w:rPr>
            <w:rStyle w:val="Hyperlink"/>
            <w:rFonts w:ascii="Times New Roman" w:hAnsi="Times New Roman" w:cs="Times New Roman"/>
            <w:noProof/>
            <w:sz w:val="26"/>
            <w:szCs w:val="26"/>
          </w:rPr>
          <w:t>Hình 10. Giao diện trang quản trị</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_Toc8973520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39</w:t>
        </w:r>
        <w:r w:rsidR="0003106C" w:rsidRPr="0003106C">
          <w:rPr>
            <w:rFonts w:ascii="Times New Roman" w:hAnsi="Times New Roman" w:cs="Times New Roman"/>
            <w:noProof/>
            <w:webHidden/>
            <w:sz w:val="26"/>
            <w:szCs w:val="26"/>
          </w:rPr>
          <w:fldChar w:fldCharType="end"/>
        </w:r>
      </w:hyperlink>
    </w:p>
    <w:p w:rsidR="0003106C" w:rsidRPr="0003106C" w:rsidRDefault="00F86E47"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1" w:history="1">
        <w:r w:rsidR="0003106C" w:rsidRPr="0003106C">
          <w:rPr>
            <w:rStyle w:val="Hyperlink"/>
            <w:rFonts w:ascii="Times New Roman" w:hAnsi="Times New Roman" w:cs="Times New Roman"/>
            <w:noProof/>
            <w:sz w:val="26"/>
            <w:szCs w:val="26"/>
          </w:rPr>
          <w:t>Hình 11. Giao diện trang danh sách tuyến đường</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_Toc8973521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39</w:t>
        </w:r>
        <w:r w:rsidR="0003106C" w:rsidRPr="0003106C">
          <w:rPr>
            <w:rFonts w:ascii="Times New Roman" w:hAnsi="Times New Roman" w:cs="Times New Roman"/>
            <w:noProof/>
            <w:webHidden/>
            <w:sz w:val="26"/>
            <w:szCs w:val="26"/>
          </w:rPr>
          <w:fldChar w:fldCharType="end"/>
        </w:r>
      </w:hyperlink>
    </w:p>
    <w:p w:rsidR="0003106C" w:rsidRPr="0003106C" w:rsidRDefault="00F86E47"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2" w:history="1">
        <w:r w:rsidR="0003106C" w:rsidRPr="0003106C">
          <w:rPr>
            <w:rStyle w:val="Hyperlink"/>
            <w:rFonts w:ascii="Times New Roman" w:hAnsi="Times New Roman" w:cs="Times New Roman"/>
            <w:noProof/>
            <w:sz w:val="26"/>
            <w:szCs w:val="26"/>
          </w:rPr>
          <w:t>Hình 12. Giao diện trang thêm mới thông tin tuyến đường</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_Toc8973522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40</w:t>
        </w:r>
        <w:r w:rsidR="0003106C" w:rsidRPr="0003106C">
          <w:rPr>
            <w:rFonts w:ascii="Times New Roman" w:hAnsi="Times New Roman" w:cs="Times New Roman"/>
            <w:noProof/>
            <w:webHidden/>
            <w:sz w:val="26"/>
            <w:szCs w:val="26"/>
          </w:rPr>
          <w:fldChar w:fldCharType="end"/>
        </w:r>
      </w:hyperlink>
    </w:p>
    <w:p w:rsidR="0003106C" w:rsidRPr="0003106C" w:rsidRDefault="00F86E47"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3" w:history="1">
        <w:r w:rsidR="0003106C" w:rsidRPr="0003106C">
          <w:rPr>
            <w:rStyle w:val="Hyperlink"/>
            <w:rFonts w:ascii="Times New Roman" w:hAnsi="Times New Roman" w:cs="Times New Roman"/>
            <w:noProof/>
            <w:sz w:val="26"/>
            <w:szCs w:val="26"/>
          </w:rPr>
          <w:t>Hình 13. Giao diện trang danh sách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_Toc8973523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40</w:t>
        </w:r>
        <w:r w:rsidR="0003106C" w:rsidRPr="0003106C">
          <w:rPr>
            <w:rFonts w:ascii="Times New Roman" w:hAnsi="Times New Roman" w:cs="Times New Roman"/>
            <w:noProof/>
            <w:webHidden/>
            <w:sz w:val="26"/>
            <w:szCs w:val="26"/>
          </w:rPr>
          <w:fldChar w:fldCharType="end"/>
        </w:r>
      </w:hyperlink>
    </w:p>
    <w:p w:rsidR="0003106C" w:rsidRPr="0003106C" w:rsidRDefault="00F86E47"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4" w:history="1">
        <w:r w:rsidR="0003106C" w:rsidRPr="0003106C">
          <w:rPr>
            <w:rStyle w:val="Hyperlink"/>
            <w:rFonts w:ascii="Times New Roman" w:hAnsi="Times New Roman" w:cs="Times New Roman"/>
            <w:noProof/>
            <w:sz w:val="26"/>
            <w:szCs w:val="26"/>
          </w:rPr>
          <w:t>Hình 14. Giao diện trang cập nhật thông tin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_Toc8973524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41</w:t>
        </w:r>
        <w:r w:rsidR="0003106C" w:rsidRPr="0003106C">
          <w:rPr>
            <w:rFonts w:ascii="Times New Roman" w:hAnsi="Times New Roman" w:cs="Times New Roman"/>
            <w:noProof/>
            <w:webHidden/>
            <w:sz w:val="26"/>
            <w:szCs w:val="26"/>
          </w:rPr>
          <w:fldChar w:fldCharType="end"/>
        </w:r>
      </w:hyperlink>
    </w:p>
    <w:p w:rsidR="0003106C" w:rsidRPr="0003106C" w:rsidRDefault="00F86E47"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5" w:history="1">
        <w:r w:rsidR="0003106C" w:rsidRPr="0003106C">
          <w:rPr>
            <w:rStyle w:val="Hyperlink"/>
            <w:rFonts w:ascii="Times New Roman" w:hAnsi="Times New Roman" w:cs="Times New Roman"/>
            <w:noProof/>
            <w:sz w:val="26"/>
            <w:szCs w:val="26"/>
          </w:rPr>
          <w:t>Hình 15. Giao diện trang quản lý hình ảnh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_Toc8973525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41</w:t>
        </w:r>
        <w:r w:rsidR="0003106C" w:rsidRPr="0003106C">
          <w:rPr>
            <w:rFonts w:ascii="Times New Roman" w:hAnsi="Times New Roman" w:cs="Times New Roman"/>
            <w:noProof/>
            <w:webHidden/>
            <w:sz w:val="26"/>
            <w:szCs w:val="26"/>
          </w:rPr>
          <w:fldChar w:fldCharType="end"/>
        </w:r>
      </w:hyperlink>
    </w:p>
    <w:p w:rsidR="0003106C" w:rsidRPr="0003106C" w:rsidRDefault="00F86E47"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6" w:history="1">
        <w:r w:rsidR="0003106C" w:rsidRPr="0003106C">
          <w:rPr>
            <w:rStyle w:val="Hyperlink"/>
            <w:rFonts w:ascii="Times New Roman" w:hAnsi="Times New Roman" w:cs="Times New Roman"/>
            <w:noProof/>
            <w:sz w:val="26"/>
            <w:szCs w:val="26"/>
          </w:rPr>
          <w:t>Hình 16. Giao diện trang thông tin kiểm tra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_Toc8973526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42</w:t>
        </w:r>
        <w:r w:rsidR="0003106C" w:rsidRPr="0003106C">
          <w:rPr>
            <w:rFonts w:ascii="Times New Roman" w:hAnsi="Times New Roman" w:cs="Times New Roman"/>
            <w:noProof/>
            <w:webHidden/>
            <w:sz w:val="26"/>
            <w:szCs w:val="26"/>
          </w:rPr>
          <w:fldChar w:fldCharType="end"/>
        </w:r>
      </w:hyperlink>
    </w:p>
    <w:p w:rsidR="0003106C" w:rsidRPr="0003106C" w:rsidRDefault="00F86E47"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7" w:history="1">
        <w:r w:rsidR="0003106C" w:rsidRPr="0003106C">
          <w:rPr>
            <w:rStyle w:val="Hyperlink"/>
            <w:rFonts w:ascii="Times New Roman" w:hAnsi="Times New Roman" w:cs="Times New Roman"/>
            <w:noProof/>
            <w:sz w:val="26"/>
            <w:szCs w:val="26"/>
          </w:rPr>
          <w:t>Hình 17. Giao diện trang cập nhật thông tin kiểm tra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_Toc8973527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42</w:t>
        </w:r>
        <w:r w:rsidR="0003106C" w:rsidRPr="0003106C">
          <w:rPr>
            <w:rFonts w:ascii="Times New Roman" w:hAnsi="Times New Roman" w:cs="Times New Roman"/>
            <w:noProof/>
            <w:webHidden/>
            <w:sz w:val="26"/>
            <w:szCs w:val="26"/>
          </w:rPr>
          <w:fldChar w:fldCharType="end"/>
        </w:r>
      </w:hyperlink>
    </w:p>
    <w:p w:rsidR="0003106C" w:rsidRPr="0003106C" w:rsidRDefault="00F86E47"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8" w:history="1">
        <w:r w:rsidR="0003106C" w:rsidRPr="0003106C">
          <w:rPr>
            <w:rStyle w:val="Hyperlink"/>
            <w:rFonts w:ascii="Times New Roman" w:hAnsi="Times New Roman" w:cs="Times New Roman"/>
            <w:noProof/>
            <w:sz w:val="26"/>
            <w:szCs w:val="26"/>
          </w:rPr>
          <w:t>Hình 18. Giao diện trang thông tin sửa chữa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_Toc8973528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43</w:t>
        </w:r>
        <w:r w:rsidR="0003106C" w:rsidRPr="0003106C">
          <w:rPr>
            <w:rFonts w:ascii="Times New Roman" w:hAnsi="Times New Roman" w:cs="Times New Roman"/>
            <w:noProof/>
            <w:webHidden/>
            <w:sz w:val="26"/>
            <w:szCs w:val="26"/>
          </w:rPr>
          <w:fldChar w:fldCharType="end"/>
        </w:r>
      </w:hyperlink>
    </w:p>
    <w:p w:rsidR="0003106C" w:rsidRPr="0003106C" w:rsidRDefault="00F86E47"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29" w:history="1">
        <w:r w:rsidR="0003106C" w:rsidRPr="0003106C">
          <w:rPr>
            <w:rStyle w:val="Hyperlink"/>
            <w:rFonts w:ascii="Times New Roman" w:hAnsi="Times New Roman" w:cs="Times New Roman"/>
            <w:noProof/>
            <w:sz w:val="26"/>
            <w:szCs w:val="26"/>
          </w:rPr>
          <w:t>Hình 19. Giao diện trang cập nhật thông tin sửa chữa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_Toc8973529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43</w:t>
        </w:r>
        <w:r w:rsidR="0003106C" w:rsidRPr="0003106C">
          <w:rPr>
            <w:rFonts w:ascii="Times New Roman" w:hAnsi="Times New Roman" w:cs="Times New Roman"/>
            <w:noProof/>
            <w:webHidden/>
            <w:sz w:val="26"/>
            <w:szCs w:val="26"/>
          </w:rPr>
          <w:fldChar w:fldCharType="end"/>
        </w:r>
      </w:hyperlink>
    </w:p>
    <w:p w:rsidR="0003106C" w:rsidRPr="0003106C" w:rsidRDefault="00F86E47"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30" w:history="1">
        <w:r w:rsidR="0003106C" w:rsidRPr="0003106C">
          <w:rPr>
            <w:rStyle w:val="Hyperlink"/>
            <w:rFonts w:ascii="Times New Roman" w:hAnsi="Times New Roman" w:cs="Times New Roman"/>
            <w:noProof/>
            <w:sz w:val="26"/>
            <w:szCs w:val="26"/>
          </w:rPr>
          <w:t>Hình 20. Giao diện trang thông tin chi tiết về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_Toc8973530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44</w:t>
        </w:r>
        <w:r w:rsidR="0003106C" w:rsidRPr="0003106C">
          <w:rPr>
            <w:rFonts w:ascii="Times New Roman" w:hAnsi="Times New Roman" w:cs="Times New Roman"/>
            <w:noProof/>
            <w:webHidden/>
            <w:sz w:val="26"/>
            <w:szCs w:val="26"/>
          </w:rPr>
          <w:fldChar w:fldCharType="end"/>
        </w:r>
      </w:hyperlink>
    </w:p>
    <w:p w:rsidR="0003106C" w:rsidRPr="0003106C" w:rsidRDefault="00F86E47"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31" w:history="1">
        <w:r w:rsidR="0003106C" w:rsidRPr="0003106C">
          <w:rPr>
            <w:rStyle w:val="Hyperlink"/>
            <w:rFonts w:ascii="Times New Roman" w:hAnsi="Times New Roman" w:cs="Times New Roman"/>
            <w:noProof/>
            <w:sz w:val="26"/>
            <w:szCs w:val="26"/>
          </w:rPr>
          <w:t>Hình 21. Giao diện trang báo cáo danh sách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_Toc8973531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45</w:t>
        </w:r>
        <w:r w:rsidR="0003106C" w:rsidRPr="0003106C">
          <w:rPr>
            <w:rFonts w:ascii="Times New Roman" w:hAnsi="Times New Roman" w:cs="Times New Roman"/>
            <w:noProof/>
            <w:webHidden/>
            <w:sz w:val="26"/>
            <w:szCs w:val="26"/>
          </w:rPr>
          <w:fldChar w:fldCharType="end"/>
        </w:r>
      </w:hyperlink>
    </w:p>
    <w:p w:rsidR="0003106C" w:rsidRPr="0003106C" w:rsidRDefault="00F86E47"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32" w:history="1">
        <w:r w:rsidR="0003106C" w:rsidRPr="0003106C">
          <w:rPr>
            <w:rStyle w:val="Hyperlink"/>
            <w:rFonts w:ascii="Times New Roman" w:hAnsi="Times New Roman" w:cs="Times New Roman"/>
            <w:noProof/>
            <w:sz w:val="26"/>
            <w:szCs w:val="26"/>
          </w:rPr>
          <w:t>Hình 22. Giao diện báo cáo danh sách thông tin kiểm tra cầu</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_Toc8973532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45</w:t>
        </w:r>
        <w:r w:rsidR="0003106C" w:rsidRPr="0003106C">
          <w:rPr>
            <w:rFonts w:ascii="Times New Roman" w:hAnsi="Times New Roman" w:cs="Times New Roman"/>
            <w:noProof/>
            <w:webHidden/>
            <w:sz w:val="26"/>
            <w:szCs w:val="26"/>
          </w:rPr>
          <w:fldChar w:fldCharType="end"/>
        </w:r>
      </w:hyperlink>
    </w:p>
    <w:p w:rsidR="0003106C" w:rsidRPr="0003106C" w:rsidRDefault="00F86E47"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33" w:history="1">
        <w:r w:rsidR="0003106C" w:rsidRPr="0003106C">
          <w:rPr>
            <w:rStyle w:val="Hyperlink"/>
            <w:rFonts w:ascii="Times New Roman" w:hAnsi="Times New Roman" w:cs="Times New Roman"/>
            <w:noProof/>
            <w:sz w:val="26"/>
            <w:szCs w:val="26"/>
          </w:rPr>
          <w:t>Hình 23. Giao diện báo cáo danh sách thông tin sửa chữa</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_Toc8973533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46</w:t>
        </w:r>
        <w:r w:rsidR="0003106C" w:rsidRPr="0003106C">
          <w:rPr>
            <w:rFonts w:ascii="Times New Roman" w:hAnsi="Times New Roman" w:cs="Times New Roman"/>
            <w:noProof/>
            <w:webHidden/>
            <w:sz w:val="26"/>
            <w:szCs w:val="26"/>
          </w:rPr>
          <w:fldChar w:fldCharType="end"/>
        </w:r>
      </w:hyperlink>
    </w:p>
    <w:p w:rsidR="0003106C" w:rsidRPr="0003106C" w:rsidRDefault="00F86E47"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34" w:history="1">
        <w:r w:rsidR="0003106C" w:rsidRPr="0003106C">
          <w:rPr>
            <w:rStyle w:val="Hyperlink"/>
            <w:rFonts w:ascii="Times New Roman" w:hAnsi="Times New Roman" w:cs="Times New Roman"/>
            <w:noProof/>
            <w:sz w:val="26"/>
            <w:szCs w:val="26"/>
          </w:rPr>
          <w:t>Hình 24. Giao diện thêm mới đơn vị</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_Toc8973534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46</w:t>
        </w:r>
        <w:r w:rsidR="0003106C" w:rsidRPr="0003106C">
          <w:rPr>
            <w:rFonts w:ascii="Times New Roman" w:hAnsi="Times New Roman" w:cs="Times New Roman"/>
            <w:noProof/>
            <w:webHidden/>
            <w:sz w:val="26"/>
            <w:szCs w:val="26"/>
          </w:rPr>
          <w:fldChar w:fldCharType="end"/>
        </w:r>
      </w:hyperlink>
    </w:p>
    <w:p w:rsidR="0003106C" w:rsidRPr="0003106C" w:rsidRDefault="00F86E47" w:rsidP="0003106C">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535" w:history="1">
        <w:r w:rsidR="0003106C" w:rsidRPr="0003106C">
          <w:rPr>
            <w:rStyle w:val="Hyperlink"/>
            <w:rFonts w:ascii="Times New Roman" w:hAnsi="Times New Roman" w:cs="Times New Roman"/>
            <w:noProof/>
            <w:sz w:val="26"/>
            <w:szCs w:val="26"/>
          </w:rPr>
          <w:t>Hình 25. Giao diện quản lý người dùng</w:t>
        </w:r>
        <w:r w:rsidR="0003106C" w:rsidRPr="0003106C">
          <w:rPr>
            <w:rFonts w:ascii="Times New Roman" w:hAnsi="Times New Roman" w:cs="Times New Roman"/>
            <w:noProof/>
            <w:webHidden/>
            <w:sz w:val="26"/>
            <w:szCs w:val="26"/>
          </w:rPr>
          <w:tab/>
        </w:r>
        <w:r w:rsidR="0003106C" w:rsidRPr="0003106C">
          <w:rPr>
            <w:rFonts w:ascii="Times New Roman" w:hAnsi="Times New Roman" w:cs="Times New Roman"/>
            <w:noProof/>
            <w:webHidden/>
            <w:sz w:val="26"/>
            <w:szCs w:val="26"/>
          </w:rPr>
          <w:fldChar w:fldCharType="begin"/>
        </w:r>
        <w:r w:rsidR="0003106C" w:rsidRPr="0003106C">
          <w:rPr>
            <w:rFonts w:ascii="Times New Roman" w:hAnsi="Times New Roman" w:cs="Times New Roman"/>
            <w:noProof/>
            <w:webHidden/>
            <w:sz w:val="26"/>
            <w:szCs w:val="26"/>
          </w:rPr>
          <w:instrText xml:space="preserve"> PAGEREF _Toc8973535 \h </w:instrText>
        </w:r>
        <w:r w:rsidR="0003106C" w:rsidRPr="0003106C">
          <w:rPr>
            <w:rFonts w:ascii="Times New Roman" w:hAnsi="Times New Roman" w:cs="Times New Roman"/>
            <w:noProof/>
            <w:webHidden/>
            <w:sz w:val="26"/>
            <w:szCs w:val="26"/>
          </w:rPr>
        </w:r>
        <w:r w:rsidR="0003106C" w:rsidRPr="0003106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47</w:t>
        </w:r>
        <w:r w:rsidR="0003106C" w:rsidRPr="0003106C">
          <w:rPr>
            <w:rFonts w:ascii="Times New Roman" w:hAnsi="Times New Roman" w:cs="Times New Roman"/>
            <w:noProof/>
            <w:webHidden/>
            <w:sz w:val="26"/>
            <w:szCs w:val="26"/>
          </w:rPr>
          <w:fldChar w:fldCharType="end"/>
        </w:r>
      </w:hyperlink>
    </w:p>
    <w:p w:rsidR="00AB18A2" w:rsidRPr="00990CDA" w:rsidRDefault="0003106C" w:rsidP="0003106C">
      <w:pPr>
        <w:spacing w:after="0" w:line="312" w:lineRule="auto"/>
        <w:rPr>
          <w:rFonts w:ascii="Times New Roman" w:hAnsi="Times New Roman" w:cs="Times New Roman"/>
          <w:sz w:val="26"/>
          <w:szCs w:val="26"/>
        </w:rPr>
      </w:pPr>
      <w:r w:rsidRPr="0003106C">
        <w:rPr>
          <w:rFonts w:ascii="Times New Roman" w:hAnsi="Times New Roman" w:cs="Times New Roman"/>
          <w:sz w:val="26"/>
          <w:szCs w:val="26"/>
        </w:rPr>
        <w:fldChar w:fldCharType="end"/>
      </w:r>
    </w:p>
    <w:p w:rsidR="009E306B" w:rsidRPr="00990CDA" w:rsidRDefault="009E306B" w:rsidP="00990CDA">
      <w:pPr>
        <w:spacing w:line="360" w:lineRule="auto"/>
        <w:rPr>
          <w:rFonts w:ascii="Times New Roman" w:hAnsi="Times New Roman" w:cs="Times New Roman"/>
          <w:sz w:val="26"/>
          <w:szCs w:val="26"/>
        </w:rPr>
      </w:pPr>
      <w:r w:rsidRPr="00990CDA">
        <w:rPr>
          <w:rFonts w:ascii="Times New Roman" w:hAnsi="Times New Roman" w:cs="Times New Roman"/>
          <w:sz w:val="26"/>
          <w:szCs w:val="26"/>
        </w:rPr>
        <w:br w:type="page"/>
      </w:r>
    </w:p>
    <w:p w:rsidR="009E306B" w:rsidRDefault="009E306B" w:rsidP="0042361A">
      <w:pPr>
        <w:pStyle w:val="Heading1"/>
      </w:pPr>
      <w:bookmarkStart w:id="1" w:name="_Toc8936938"/>
      <w:r w:rsidRPr="00E95B91">
        <w:lastRenderedPageBreak/>
        <w:t>DANH SÁCH BẢNG BIỂU</w:t>
      </w:r>
      <w:bookmarkEnd w:id="1"/>
    </w:p>
    <w:p w:rsidR="00540791" w:rsidRPr="00540791" w:rsidRDefault="00540791" w:rsidP="00540791"/>
    <w:p w:rsidR="000D7725" w:rsidRPr="000D7725" w:rsidRDefault="000D7725" w:rsidP="000D7725">
      <w:pPr>
        <w:pStyle w:val="TableofFigures"/>
        <w:tabs>
          <w:tab w:val="right" w:leader="dot" w:pos="9062"/>
        </w:tabs>
        <w:spacing w:line="312" w:lineRule="auto"/>
        <w:rPr>
          <w:rFonts w:ascii="Times New Roman" w:eastAsiaTheme="minorEastAsia" w:hAnsi="Times New Roman" w:cs="Times New Roman"/>
          <w:noProof/>
          <w:sz w:val="26"/>
          <w:szCs w:val="26"/>
        </w:rPr>
      </w:pPr>
      <w:r>
        <w:fldChar w:fldCharType="begin"/>
      </w:r>
      <w:r>
        <w:instrText xml:space="preserve"> TOC \h \z \c "Bảng" </w:instrText>
      </w:r>
      <w:r>
        <w:fldChar w:fldCharType="separate"/>
      </w:r>
      <w:hyperlink w:anchor="_Toc8973613" w:history="1">
        <w:r w:rsidRPr="000D7725">
          <w:rPr>
            <w:rStyle w:val="Hyperlink"/>
            <w:rFonts w:ascii="Times New Roman" w:hAnsi="Times New Roman" w:cs="Times New Roman"/>
            <w:noProof/>
            <w:sz w:val="26"/>
            <w:szCs w:val="26"/>
          </w:rPr>
          <w:t>Bảng 1. So sánh một số framework phổ biến</w:t>
        </w:r>
        <w:r w:rsidRPr="000D7725">
          <w:rPr>
            <w:rFonts w:ascii="Times New Roman" w:hAnsi="Times New Roman" w:cs="Times New Roman"/>
            <w:noProof/>
            <w:webHidden/>
            <w:sz w:val="26"/>
            <w:szCs w:val="26"/>
          </w:rPr>
          <w:tab/>
        </w:r>
        <w:r w:rsidRPr="000D7725">
          <w:rPr>
            <w:rFonts w:ascii="Times New Roman" w:hAnsi="Times New Roman" w:cs="Times New Roman"/>
            <w:noProof/>
            <w:webHidden/>
            <w:sz w:val="26"/>
            <w:szCs w:val="26"/>
          </w:rPr>
          <w:fldChar w:fldCharType="begin"/>
        </w:r>
        <w:r w:rsidRPr="000D7725">
          <w:rPr>
            <w:rFonts w:ascii="Times New Roman" w:hAnsi="Times New Roman" w:cs="Times New Roman"/>
            <w:noProof/>
            <w:webHidden/>
            <w:sz w:val="26"/>
            <w:szCs w:val="26"/>
          </w:rPr>
          <w:instrText xml:space="preserve"> PAGEREF _Toc8973613 \h </w:instrText>
        </w:r>
        <w:r w:rsidRPr="000D7725">
          <w:rPr>
            <w:rFonts w:ascii="Times New Roman" w:hAnsi="Times New Roman" w:cs="Times New Roman"/>
            <w:noProof/>
            <w:webHidden/>
            <w:sz w:val="26"/>
            <w:szCs w:val="26"/>
          </w:rPr>
        </w:r>
        <w:r w:rsidRPr="000D7725">
          <w:rPr>
            <w:rFonts w:ascii="Times New Roman" w:hAnsi="Times New Roman" w:cs="Times New Roman"/>
            <w:noProof/>
            <w:webHidden/>
            <w:sz w:val="26"/>
            <w:szCs w:val="26"/>
          </w:rPr>
          <w:fldChar w:fldCharType="separate"/>
        </w:r>
        <w:r w:rsidR="00F86E47">
          <w:rPr>
            <w:rFonts w:ascii="Times New Roman" w:hAnsi="Times New Roman" w:cs="Times New Roman"/>
            <w:noProof/>
            <w:webHidden/>
            <w:sz w:val="26"/>
            <w:szCs w:val="26"/>
          </w:rPr>
          <w:t>15</w:t>
        </w:r>
        <w:r w:rsidRPr="000D7725">
          <w:rPr>
            <w:rFonts w:ascii="Times New Roman" w:hAnsi="Times New Roman" w:cs="Times New Roman"/>
            <w:noProof/>
            <w:webHidden/>
            <w:sz w:val="26"/>
            <w:szCs w:val="26"/>
          </w:rPr>
          <w:fldChar w:fldCharType="end"/>
        </w:r>
      </w:hyperlink>
    </w:p>
    <w:p w:rsidR="000D7725" w:rsidRPr="000D7725" w:rsidRDefault="00F86E47"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14" w:history="1">
        <w:r w:rsidR="000D7725" w:rsidRPr="000D7725">
          <w:rPr>
            <w:rStyle w:val="Hyperlink"/>
            <w:rFonts w:ascii="Times New Roman" w:hAnsi="Times New Roman" w:cs="Times New Roman"/>
            <w:noProof/>
            <w:sz w:val="26"/>
            <w:szCs w:val="26"/>
          </w:rPr>
          <w:t>Bảng 2. Các yêu cầu phi chức năng của ứng dụng</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_Toc8973614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21</w:t>
        </w:r>
        <w:r w:rsidR="000D7725" w:rsidRPr="000D7725">
          <w:rPr>
            <w:rFonts w:ascii="Times New Roman" w:hAnsi="Times New Roman" w:cs="Times New Roman"/>
            <w:noProof/>
            <w:webHidden/>
            <w:sz w:val="26"/>
            <w:szCs w:val="26"/>
          </w:rPr>
          <w:fldChar w:fldCharType="end"/>
        </w:r>
      </w:hyperlink>
    </w:p>
    <w:p w:rsidR="000D7725" w:rsidRPr="000D7725" w:rsidRDefault="00F86E47"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15" w:history="1">
        <w:r w:rsidR="000D7725" w:rsidRPr="000D7725">
          <w:rPr>
            <w:rStyle w:val="Hyperlink"/>
            <w:rFonts w:ascii="Times New Roman" w:hAnsi="Times New Roman" w:cs="Times New Roman"/>
            <w:noProof/>
            <w:sz w:val="26"/>
            <w:szCs w:val="26"/>
          </w:rPr>
          <w:t>Bảng 3. Bảng chức năng của ứng dụng</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_Toc8973615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23</w:t>
        </w:r>
        <w:r w:rsidR="000D7725" w:rsidRPr="000D7725">
          <w:rPr>
            <w:rFonts w:ascii="Times New Roman" w:hAnsi="Times New Roman" w:cs="Times New Roman"/>
            <w:noProof/>
            <w:webHidden/>
            <w:sz w:val="26"/>
            <w:szCs w:val="26"/>
          </w:rPr>
          <w:fldChar w:fldCharType="end"/>
        </w:r>
      </w:hyperlink>
    </w:p>
    <w:p w:rsidR="000D7725" w:rsidRPr="000D7725" w:rsidRDefault="00F86E47"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16" w:history="1">
        <w:r w:rsidR="000D7725" w:rsidRPr="000D7725">
          <w:rPr>
            <w:rStyle w:val="Hyperlink"/>
            <w:rFonts w:ascii="Times New Roman" w:hAnsi="Times New Roman" w:cs="Times New Roman"/>
            <w:noProof/>
            <w:sz w:val="26"/>
            <w:szCs w:val="26"/>
          </w:rPr>
          <w:t>Bảng 4. Danh sách các bảng cơ sở dữ liệu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_Toc8973616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24</w:t>
        </w:r>
        <w:r w:rsidR="000D7725" w:rsidRPr="000D7725">
          <w:rPr>
            <w:rFonts w:ascii="Times New Roman" w:hAnsi="Times New Roman" w:cs="Times New Roman"/>
            <w:noProof/>
            <w:webHidden/>
            <w:sz w:val="26"/>
            <w:szCs w:val="26"/>
          </w:rPr>
          <w:fldChar w:fldCharType="end"/>
        </w:r>
      </w:hyperlink>
    </w:p>
    <w:p w:rsidR="000D7725" w:rsidRPr="000D7725" w:rsidRDefault="00F86E47"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17" w:history="1">
        <w:r w:rsidR="000D7725" w:rsidRPr="000D7725">
          <w:rPr>
            <w:rStyle w:val="Hyperlink"/>
            <w:rFonts w:ascii="Times New Roman" w:hAnsi="Times New Roman" w:cs="Times New Roman"/>
            <w:noProof/>
            <w:sz w:val="26"/>
            <w:szCs w:val="26"/>
          </w:rPr>
          <w:t>Bảng 5. Bảng cầu đường bộ</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_Toc8973617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26</w:t>
        </w:r>
        <w:r w:rsidR="000D7725" w:rsidRPr="000D7725">
          <w:rPr>
            <w:rFonts w:ascii="Times New Roman" w:hAnsi="Times New Roman" w:cs="Times New Roman"/>
            <w:noProof/>
            <w:webHidden/>
            <w:sz w:val="26"/>
            <w:szCs w:val="26"/>
          </w:rPr>
          <w:fldChar w:fldCharType="end"/>
        </w:r>
      </w:hyperlink>
    </w:p>
    <w:p w:rsidR="000D7725" w:rsidRPr="000D7725" w:rsidRDefault="00F86E47"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18" w:history="1">
        <w:r w:rsidR="000D7725" w:rsidRPr="000D7725">
          <w:rPr>
            <w:rStyle w:val="Hyperlink"/>
            <w:rFonts w:ascii="Times New Roman" w:hAnsi="Times New Roman" w:cs="Times New Roman"/>
            <w:noProof/>
            <w:sz w:val="26"/>
            <w:szCs w:val="26"/>
          </w:rPr>
          <w:t>Bảng 6. Bảng thông tin bảo trì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_Toc8973618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27</w:t>
        </w:r>
        <w:r w:rsidR="000D7725" w:rsidRPr="000D7725">
          <w:rPr>
            <w:rFonts w:ascii="Times New Roman" w:hAnsi="Times New Roman" w:cs="Times New Roman"/>
            <w:noProof/>
            <w:webHidden/>
            <w:sz w:val="26"/>
            <w:szCs w:val="26"/>
          </w:rPr>
          <w:fldChar w:fldCharType="end"/>
        </w:r>
      </w:hyperlink>
    </w:p>
    <w:p w:rsidR="000D7725" w:rsidRPr="000D7725" w:rsidRDefault="00F86E47"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19" w:history="1">
        <w:r w:rsidR="000D7725" w:rsidRPr="000D7725">
          <w:rPr>
            <w:rStyle w:val="Hyperlink"/>
            <w:rFonts w:ascii="Times New Roman" w:hAnsi="Times New Roman" w:cs="Times New Roman"/>
            <w:noProof/>
            <w:sz w:val="26"/>
            <w:szCs w:val="26"/>
          </w:rPr>
          <w:t>Bảng 7. Bảng mức độ bảo trì</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_Toc8973619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27</w:t>
        </w:r>
        <w:r w:rsidR="000D7725" w:rsidRPr="000D7725">
          <w:rPr>
            <w:rFonts w:ascii="Times New Roman" w:hAnsi="Times New Roman" w:cs="Times New Roman"/>
            <w:noProof/>
            <w:webHidden/>
            <w:sz w:val="26"/>
            <w:szCs w:val="26"/>
          </w:rPr>
          <w:fldChar w:fldCharType="end"/>
        </w:r>
      </w:hyperlink>
    </w:p>
    <w:p w:rsidR="000D7725" w:rsidRPr="000D7725" w:rsidRDefault="00F86E47"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0" w:history="1">
        <w:r w:rsidR="000D7725" w:rsidRPr="000D7725">
          <w:rPr>
            <w:rStyle w:val="Hyperlink"/>
            <w:rFonts w:ascii="Times New Roman" w:hAnsi="Times New Roman" w:cs="Times New Roman"/>
            <w:noProof/>
            <w:sz w:val="26"/>
            <w:szCs w:val="26"/>
          </w:rPr>
          <w:t>Bảng 8. Bảng thông tin cắt ngang mặt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_Toc8973620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28</w:t>
        </w:r>
        <w:r w:rsidR="000D7725" w:rsidRPr="000D7725">
          <w:rPr>
            <w:rFonts w:ascii="Times New Roman" w:hAnsi="Times New Roman" w:cs="Times New Roman"/>
            <w:noProof/>
            <w:webHidden/>
            <w:sz w:val="26"/>
            <w:szCs w:val="26"/>
          </w:rPr>
          <w:fldChar w:fldCharType="end"/>
        </w:r>
      </w:hyperlink>
    </w:p>
    <w:p w:rsidR="000D7725" w:rsidRPr="000D7725" w:rsidRDefault="00F86E47"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1" w:history="1">
        <w:r w:rsidR="000D7725" w:rsidRPr="000D7725">
          <w:rPr>
            <w:rStyle w:val="Hyperlink"/>
            <w:rFonts w:ascii="Times New Roman" w:hAnsi="Times New Roman" w:cs="Times New Roman"/>
            <w:noProof/>
            <w:sz w:val="26"/>
            <w:szCs w:val="26"/>
          </w:rPr>
          <w:t>Bảng 9. Bảng thông tin chống thấm và thoát nước</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_Toc8973621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28</w:t>
        </w:r>
        <w:r w:rsidR="000D7725" w:rsidRPr="000D7725">
          <w:rPr>
            <w:rFonts w:ascii="Times New Roman" w:hAnsi="Times New Roman" w:cs="Times New Roman"/>
            <w:noProof/>
            <w:webHidden/>
            <w:sz w:val="26"/>
            <w:szCs w:val="26"/>
          </w:rPr>
          <w:fldChar w:fldCharType="end"/>
        </w:r>
      </w:hyperlink>
    </w:p>
    <w:p w:rsidR="000D7725" w:rsidRPr="000D7725" w:rsidRDefault="00F86E47"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2" w:history="1">
        <w:r w:rsidR="000D7725" w:rsidRPr="000D7725">
          <w:rPr>
            <w:rStyle w:val="Hyperlink"/>
            <w:rFonts w:ascii="Times New Roman" w:hAnsi="Times New Roman" w:cs="Times New Roman"/>
            <w:noProof/>
            <w:sz w:val="26"/>
            <w:szCs w:val="26"/>
          </w:rPr>
          <w:t>Bảng 10. Bảng thông tin gối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_Toc8973622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28</w:t>
        </w:r>
        <w:r w:rsidR="000D7725" w:rsidRPr="000D7725">
          <w:rPr>
            <w:rFonts w:ascii="Times New Roman" w:hAnsi="Times New Roman" w:cs="Times New Roman"/>
            <w:noProof/>
            <w:webHidden/>
            <w:sz w:val="26"/>
            <w:szCs w:val="26"/>
          </w:rPr>
          <w:fldChar w:fldCharType="end"/>
        </w:r>
      </w:hyperlink>
    </w:p>
    <w:p w:rsidR="000D7725" w:rsidRPr="000D7725" w:rsidRDefault="00F86E47"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3" w:history="1">
        <w:r w:rsidR="000D7725" w:rsidRPr="000D7725">
          <w:rPr>
            <w:rStyle w:val="Hyperlink"/>
            <w:rFonts w:ascii="Times New Roman" w:hAnsi="Times New Roman" w:cs="Times New Roman"/>
            <w:noProof/>
            <w:sz w:val="26"/>
            <w:szCs w:val="26"/>
          </w:rPr>
          <w:t>Bảng 11. Bảng thông tin kè bảo vệ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_Toc8973623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29</w:t>
        </w:r>
        <w:r w:rsidR="000D7725" w:rsidRPr="000D7725">
          <w:rPr>
            <w:rFonts w:ascii="Times New Roman" w:hAnsi="Times New Roman" w:cs="Times New Roman"/>
            <w:noProof/>
            <w:webHidden/>
            <w:sz w:val="26"/>
            <w:szCs w:val="26"/>
          </w:rPr>
          <w:fldChar w:fldCharType="end"/>
        </w:r>
      </w:hyperlink>
    </w:p>
    <w:p w:rsidR="000D7725" w:rsidRPr="000D7725" w:rsidRDefault="00F86E47"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4" w:history="1">
        <w:r w:rsidR="000D7725" w:rsidRPr="000D7725">
          <w:rPr>
            <w:rStyle w:val="Hyperlink"/>
            <w:rFonts w:ascii="Times New Roman" w:hAnsi="Times New Roman" w:cs="Times New Roman"/>
            <w:noProof/>
            <w:sz w:val="26"/>
            <w:szCs w:val="26"/>
          </w:rPr>
          <w:t>Bảng 12. Bảng thông tin Kết cấu dưới - Phần mố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_Toc8973624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29</w:t>
        </w:r>
        <w:r w:rsidR="000D7725" w:rsidRPr="000D7725">
          <w:rPr>
            <w:rFonts w:ascii="Times New Roman" w:hAnsi="Times New Roman" w:cs="Times New Roman"/>
            <w:noProof/>
            <w:webHidden/>
            <w:sz w:val="26"/>
            <w:szCs w:val="26"/>
          </w:rPr>
          <w:fldChar w:fldCharType="end"/>
        </w:r>
      </w:hyperlink>
    </w:p>
    <w:p w:rsidR="000D7725" w:rsidRPr="000D7725" w:rsidRDefault="00F86E47"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5" w:history="1">
        <w:r w:rsidR="000D7725" w:rsidRPr="000D7725">
          <w:rPr>
            <w:rStyle w:val="Hyperlink"/>
            <w:rFonts w:ascii="Times New Roman" w:hAnsi="Times New Roman" w:cs="Times New Roman"/>
            <w:noProof/>
            <w:sz w:val="26"/>
            <w:szCs w:val="26"/>
          </w:rPr>
          <w:t>Bảng 13. Bảng thông tin Kết cấu dưới - Phần trụ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_Toc8973625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29</w:t>
        </w:r>
        <w:r w:rsidR="000D7725" w:rsidRPr="000D7725">
          <w:rPr>
            <w:rFonts w:ascii="Times New Roman" w:hAnsi="Times New Roman" w:cs="Times New Roman"/>
            <w:noProof/>
            <w:webHidden/>
            <w:sz w:val="26"/>
            <w:szCs w:val="26"/>
          </w:rPr>
          <w:fldChar w:fldCharType="end"/>
        </w:r>
      </w:hyperlink>
    </w:p>
    <w:p w:rsidR="000D7725" w:rsidRPr="000D7725" w:rsidRDefault="00F86E47"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6" w:history="1">
        <w:r w:rsidR="000D7725" w:rsidRPr="000D7725">
          <w:rPr>
            <w:rStyle w:val="Hyperlink"/>
            <w:rFonts w:ascii="Times New Roman" w:hAnsi="Times New Roman" w:cs="Times New Roman"/>
            <w:noProof/>
            <w:sz w:val="26"/>
            <w:szCs w:val="26"/>
          </w:rPr>
          <w:t>Bảng 14. Bảng thông tin kết cấu nhịp của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_Toc8973626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30</w:t>
        </w:r>
        <w:r w:rsidR="000D7725" w:rsidRPr="000D7725">
          <w:rPr>
            <w:rFonts w:ascii="Times New Roman" w:hAnsi="Times New Roman" w:cs="Times New Roman"/>
            <w:noProof/>
            <w:webHidden/>
            <w:sz w:val="26"/>
            <w:szCs w:val="26"/>
          </w:rPr>
          <w:fldChar w:fldCharType="end"/>
        </w:r>
      </w:hyperlink>
    </w:p>
    <w:p w:rsidR="000D7725" w:rsidRPr="000D7725" w:rsidRDefault="00F86E47"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7" w:history="1">
        <w:r w:rsidR="000D7725" w:rsidRPr="000D7725">
          <w:rPr>
            <w:rStyle w:val="Hyperlink"/>
            <w:rFonts w:ascii="Times New Roman" w:hAnsi="Times New Roman" w:cs="Times New Roman"/>
            <w:noProof/>
            <w:sz w:val="26"/>
            <w:szCs w:val="26"/>
          </w:rPr>
          <w:t>Bảng 15. Bảng thông tin khe co giãn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_Toc8973627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31</w:t>
        </w:r>
        <w:r w:rsidR="000D7725" w:rsidRPr="000D7725">
          <w:rPr>
            <w:rFonts w:ascii="Times New Roman" w:hAnsi="Times New Roman" w:cs="Times New Roman"/>
            <w:noProof/>
            <w:webHidden/>
            <w:sz w:val="26"/>
            <w:szCs w:val="26"/>
          </w:rPr>
          <w:fldChar w:fldCharType="end"/>
        </w:r>
      </w:hyperlink>
    </w:p>
    <w:p w:rsidR="000D7725" w:rsidRPr="000D7725" w:rsidRDefault="00F86E47"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8" w:history="1">
        <w:r w:rsidR="000D7725" w:rsidRPr="000D7725">
          <w:rPr>
            <w:rStyle w:val="Hyperlink"/>
            <w:rFonts w:ascii="Times New Roman" w:hAnsi="Times New Roman" w:cs="Times New Roman"/>
            <w:noProof/>
            <w:sz w:val="26"/>
            <w:szCs w:val="26"/>
          </w:rPr>
          <w:t>Bảng 16. Bảng thông tin kiểm tra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_Toc8973628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31</w:t>
        </w:r>
        <w:r w:rsidR="000D7725" w:rsidRPr="000D7725">
          <w:rPr>
            <w:rFonts w:ascii="Times New Roman" w:hAnsi="Times New Roman" w:cs="Times New Roman"/>
            <w:noProof/>
            <w:webHidden/>
            <w:sz w:val="26"/>
            <w:szCs w:val="26"/>
          </w:rPr>
          <w:fldChar w:fldCharType="end"/>
        </w:r>
      </w:hyperlink>
    </w:p>
    <w:p w:rsidR="000D7725" w:rsidRPr="000D7725" w:rsidRDefault="00F86E47"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29" w:history="1">
        <w:r w:rsidR="000D7725" w:rsidRPr="000D7725">
          <w:rPr>
            <w:rStyle w:val="Hyperlink"/>
            <w:rFonts w:ascii="Times New Roman" w:hAnsi="Times New Roman" w:cs="Times New Roman"/>
            <w:noProof/>
            <w:sz w:val="26"/>
            <w:szCs w:val="26"/>
          </w:rPr>
          <w:t>Bảng 17. Bảng mức độ kiểm tra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_Toc8973629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31</w:t>
        </w:r>
        <w:r w:rsidR="000D7725" w:rsidRPr="000D7725">
          <w:rPr>
            <w:rFonts w:ascii="Times New Roman" w:hAnsi="Times New Roman" w:cs="Times New Roman"/>
            <w:noProof/>
            <w:webHidden/>
            <w:sz w:val="26"/>
            <w:szCs w:val="26"/>
          </w:rPr>
          <w:fldChar w:fldCharType="end"/>
        </w:r>
      </w:hyperlink>
    </w:p>
    <w:p w:rsidR="000D7725" w:rsidRPr="000D7725" w:rsidRDefault="00F86E47"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0" w:history="1">
        <w:r w:rsidR="000D7725" w:rsidRPr="000D7725">
          <w:rPr>
            <w:rStyle w:val="Hyperlink"/>
            <w:rFonts w:ascii="Times New Roman" w:hAnsi="Times New Roman" w:cs="Times New Roman"/>
            <w:noProof/>
            <w:sz w:val="26"/>
            <w:szCs w:val="26"/>
          </w:rPr>
          <w:t>Bảng 18. Bảng thông tin lịch sử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_Toc8973630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32</w:t>
        </w:r>
        <w:r w:rsidR="000D7725" w:rsidRPr="000D7725">
          <w:rPr>
            <w:rFonts w:ascii="Times New Roman" w:hAnsi="Times New Roman" w:cs="Times New Roman"/>
            <w:noProof/>
            <w:webHidden/>
            <w:sz w:val="26"/>
            <w:szCs w:val="26"/>
          </w:rPr>
          <w:fldChar w:fldCharType="end"/>
        </w:r>
      </w:hyperlink>
    </w:p>
    <w:p w:rsidR="000D7725" w:rsidRPr="000D7725" w:rsidRDefault="00F86E47"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1" w:history="1">
        <w:r w:rsidR="000D7725" w:rsidRPr="000D7725">
          <w:rPr>
            <w:rStyle w:val="Hyperlink"/>
            <w:rFonts w:ascii="Times New Roman" w:hAnsi="Times New Roman" w:cs="Times New Roman"/>
            <w:noProof/>
            <w:sz w:val="26"/>
            <w:szCs w:val="26"/>
          </w:rPr>
          <w:t>Bảng 19. Bảng thông tin thiết bị công cộng trên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_Toc8973631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32</w:t>
        </w:r>
        <w:r w:rsidR="000D7725" w:rsidRPr="000D7725">
          <w:rPr>
            <w:rFonts w:ascii="Times New Roman" w:hAnsi="Times New Roman" w:cs="Times New Roman"/>
            <w:noProof/>
            <w:webHidden/>
            <w:sz w:val="26"/>
            <w:szCs w:val="26"/>
          </w:rPr>
          <w:fldChar w:fldCharType="end"/>
        </w:r>
      </w:hyperlink>
    </w:p>
    <w:p w:rsidR="000D7725" w:rsidRPr="000D7725" w:rsidRDefault="00F86E47"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2" w:history="1">
        <w:r w:rsidR="000D7725" w:rsidRPr="000D7725">
          <w:rPr>
            <w:rStyle w:val="Hyperlink"/>
            <w:rFonts w:ascii="Times New Roman" w:hAnsi="Times New Roman" w:cs="Times New Roman"/>
            <w:noProof/>
            <w:sz w:val="26"/>
            <w:szCs w:val="26"/>
          </w:rPr>
          <w:t>Bảng 20. Bảng thông tin chung về thuộc tính của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_Toc8973632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32</w:t>
        </w:r>
        <w:r w:rsidR="000D7725" w:rsidRPr="000D7725">
          <w:rPr>
            <w:rFonts w:ascii="Times New Roman" w:hAnsi="Times New Roman" w:cs="Times New Roman"/>
            <w:noProof/>
            <w:webHidden/>
            <w:sz w:val="26"/>
            <w:szCs w:val="26"/>
          </w:rPr>
          <w:fldChar w:fldCharType="end"/>
        </w:r>
      </w:hyperlink>
    </w:p>
    <w:p w:rsidR="000D7725" w:rsidRPr="000D7725" w:rsidRDefault="00F86E47"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3" w:history="1">
        <w:r w:rsidR="000D7725" w:rsidRPr="000D7725">
          <w:rPr>
            <w:rStyle w:val="Hyperlink"/>
            <w:rFonts w:ascii="Times New Roman" w:hAnsi="Times New Roman" w:cs="Times New Roman"/>
            <w:noProof/>
            <w:sz w:val="26"/>
            <w:szCs w:val="26"/>
          </w:rPr>
          <w:t>Bảng 21. Bảng thông tin dự ứng lực của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_Toc8973633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32</w:t>
        </w:r>
        <w:r w:rsidR="000D7725" w:rsidRPr="000D7725">
          <w:rPr>
            <w:rFonts w:ascii="Times New Roman" w:hAnsi="Times New Roman" w:cs="Times New Roman"/>
            <w:noProof/>
            <w:webHidden/>
            <w:sz w:val="26"/>
            <w:szCs w:val="26"/>
          </w:rPr>
          <w:fldChar w:fldCharType="end"/>
        </w:r>
      </w:hyperlink>
    </w:p>
    <w:p w:rsidR="000D7725" w:rsidRPr="000D7725" w:rsidRDefault="00F86E47"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4" w:history="1">
        <w:r w:rsidR="000D7725" w:rsidRPr="000D7725">
          <w:rPr>
            <w:rStyle w:val="Hyperlink"/>
            <w:rFonts w:ascii="Times New Roman" w:hAnsi="Times New Roman" w:cs="Times New Roman"/>
            <w:noProof/>
            <w:sz w:val="26"/>
            <w:szCs w:val="26"/>
          </w:rPr>
          <w:t>Bảng 22. Bảng thông tin đơn vị</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_Toc8973634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33</w:t>
        </w:r>
        <w:r w:rsidR="000D7725" w:rsidRPr="000D7725">
          <w:rPr>
            <w:rFonts w:ascii="Times New Roman" w:hAnsi="Times New Roman" w:cs="Times New Roman"/>
            <w:noProof/>
            <w:webHidden/>
            <w:sz w:val="26"/>
            <w:szCs w:val="26"/>
          </w:rPr>
          <w:fldChar w:fldCharType="end"/>
        </w:r>
      </w:hyperlink>
    </w:p>
    <w:p w:rsidR="000D7725" w:rsidRPr="000D7725" w:rsidRDefault="00F86E47"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5" w:history="1">
        <w:r w:rsidR="000D7725" w:rsidRPr="000D7725">
          <w:rPr>
            <w:rStyle w:val="Hyperlink"/>
            <w:rFonts w:ascii="Times New Roman" w:hAnsi="Times New Roman" w:cs="Times New Roman"/>
            <w:noProof/>
            <w:sz w:val="26"/>
            <w:szCs w:val="26"/>
          </w:rPr>
          <w:t>Bảng 23. Bảng hình ảnh cầu</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_Toc8973635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33</w:t>
        </w:r>
        <w:r w:rsidR="000D7725" w:rsidRPr="000D7725">
          <w:rPr>
            <w:rFonts w:ascii="Times New Roman" w:hAnsi="Times New Roman" w:cs="Times New Roman"/>
            <w:noProof/>
            <w:webHidden/>
            <w:sz w:val="26"/>
            <w:szCs w:val="26"/>
          </w:rPr>
          <w:fldChar w:fldCharType="end"/>
        </w:r>
      </w:hyperlink>
    </w:p>
    <w:p w:rsidR="000D7725" w:rsidRPr="000D7725" w:rsidRDefault="00F86E47"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6" w:history="1">
        <w:r w:rsidR="000D7725" w:rsidRPr="000D7725">
          <w:rPr>
            <w:rStyle w:val="Hyperlink"/>
            <w:rFonts w:ascii="Times New Roman" w:hAnsi="Times New Roman" w:cs="Times New Roman"/>
            <w:noProof/>
            <w:sz w:val="26"/>
            <w:szCs w:val="26"/>
          </w:rPr>
          <w:t>Bảng 24. Bảng thông tin tuyến đường</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_Toc8973636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34</w:t>
        </w:r>
        <w:r w:rsidR="000D7725" w:rsidRPr="000D7725">
          <w:rPr>
            <w:rFonts w:ascii="Times New Roman" w:hAnsi="Times New Roman" w:cs="Times New Roman"/>
            <w:noProof/>
            <w:webHidden/>
            <w:sz w:val="26"/>
            <w:szCs w:val="26"/>
          </w:rPr>
          <w:fldChar w:fldCharType="end"/>
        </w:r>
      </w:hyperlink>
    </w:p>
    <w:p w:rsidR="000D7725" w:rsidRPr="000D7725" w:rsidRDefault="00F86E47"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7" w:history="1">
        <w:r w:rsidR="000D7725" w:rsidRPr="000D7725">
          <w:rPr>
            <w:rStyle w:val="Hyperlink"/>
            <w:rFonts w:ascii="Times New Roman" w:hAnsi="Times New Roman" w:cs="Times New Roman"/>
            <w:noProof/>
            <w:sz w:val="26"/>
            <w:szCs w:val="26"/>
          </w:rPr>
          <w:t>Bảng 25. Bảng thông tin người sử dụng</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_Toc8973637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34</w:t>
        </w:r>
        <w:r w:rsidR="000D7725" w:rsidRPr="000D7725">
          <w:rPr>
            <w:rFonts w:ascii="Times New Roman" w:hAnsi="Times New Roman" w:cs="Times New Roman"/>
            <w:noProof/>
            <w:webHidden/>
            <w:sz w:val="26"/>
            <w:szCs w:val="26"/>
          </w:rPr>
          <w:fldChar w:fldCharType="end"/>
        </w:r>
      </w:hyperlink>
    </w:p>
    <w:p w:rsidR="000D7725" w:rsidRPr="000D7725" w:rsidRDefault="00F86E47"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8" w:history="1">
        <w:r w:rsidR="000D7725" w:rsidRPr="000D7725">
          <w:rPr>
            <w:rStyle w:val="Hyperlink"/>
            <w:rFonts w:ascii="Times New Roman" w:hAnsi="Times New Roman" w:cs="Times New Roman"/>
            <w:noProof/>
            <w:sz w:val="26"/>
            <w:szCs w:val="26"/>
          </w:rPr>
          <w:t>Bảng 26. Bảng thông tin Địa giới hành chính - Tỉnh / Thành phố</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_Toc8973638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35</w:t>
        </w:r>
        <w:r w:rsidR="000D7725" w:rsidRPr="000D7725">
          <w:rPr>
            <w:rFonts w:ascii="Times New Roman" w:hAnsi="Times New Roman" w:cs="Times New Roman"/>
            <w:noProof/>
            <w:webHidden/>
            <w:sz w:val="26"/>
            <w:szCs w:val="26"/>
          </w:rPr>
          <w:fldChar w:fldCharType="end"/>
        </w:r>
      </w:hyperlink>
    </w:p>
    <w:p w:rsidR="000D7725" w:rsidRPr="000D7725" w:rsidRDefault="00F86E47" w:rsidP="000D7725">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8973639" w:history="1">
        <w:r w:rsidR="000D7725" w:rsidRPr="000D7725">
          <w:rPr>
            <w:rStyle w:val="Hyperlink"/>
            <w:rFonts w:ascii="Times New Roman" w:hAnsi="Times New Roman" w:cs="Times New Roman"/>
            <w:noProof/>
            <w:sz w:val="26"/>
            <w:szCs w:val="26"/>
          </w:rPr>
          <w:t>Bảng 27. Bảng thông tin địa giới hành chính - Quận / Huyện / Thị xã</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_Toc8973639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35</w:t>
        </w:r>
        <w:r w:rsidR="000D7725" w:rsidRPr="000D7725">
          <w:rPr>
            <w:rFonts w:ascii="Times New Roman" w:hAnsi="Times New Roman" w:cs="Times New Roman"/>
            <w:noProof/>
            <w:webHidden/>
            <w:sz w:val="26"/>
            <w:szCs w:val="26"/>
          </w:rPr>
          <w:fldChar w:fldCharType="end"/>
        </w:r>
      </w:hyperlink>
    </w:p>
    <w:p w:rsidR="000D7725" w:rsidRDefault="00F86E47" w:rsidP="000D7725">
      <w:pPr>
        <w:pStyle w:val="TableofFigures"/>
        <w:tabs>
          <w:tab w:val="right" w:leader="dot" w:pos="9062"/>
        </w:tabs>
        <w:spacing w:line="312" w:lineRule="auto"/>
        <w:rPr>
          <w:rFonts w:eastAsiaTheme="minorEastAsia"/>
          <w:noProof/>
        </w:rPr>
      </w:pPr>
      <w:hyperlink w:anchor="_Toc8973640" w:history="1">
        <w:r w:rsidR="000D7725" w:rsidRPr="000D7725">
          <w:rPr>
            <w:rStyle w:val="Hyperlink"/>
            <w:rFonts w:ascii="Times New Roman" w:hAnsi="Times New Roman" w:cs="Times New Roman"/>
            <w:noProof/>
            <w:sz w:val="26"/>
            <w:szCs w:val="26"/>
          </w:rPr>
          <w:t>Bảng 28. Bảng thông tin địa giới hành chính - Xã / Phường / Thị trấn</w:t>
        </w:r>
        <w:r w:rsidR="000D7725" w:rsidRPr="000D7725">
          <w:rPr>
            <w:rFonts w:ascii="Times New Roman" w:hAnsi="Times New Roman" w:cs="Times New Roman"/>
            <w:noProof/>
            <w:webHidden/>
            <w:sz w:val="26"/>
            <w:szCs w:val="26"/>
          </w:rPr>
          <w:tab/>
        </w:r>
        <w:r w:rsidR="000D7725" w:rsidRPr="000D7725">
          <w:rPr>
            <w:rFonts w:ascii="Times New Roman" w:hAnsi="Times New Roman" w:cs="Times New Roman"/>
            <w:noProof/>
            <w:webHidden/>
            <w:sz w:val="26"/>
            <w:szCs w:val="26"/>
          </w:rPr>
          <w:fldChar w:fldCharType="begin"/>
        </w:r>
        <w:r w:rsidR="000D7725" w:rsidRPr="000D7725">
          <w:rPr>
            <w:rFonts w:ascii="Times New Roman" w:hAnsi="Times New Roman" w:cs="Times New Roman"/>
            <w:noProof/>
            <w:webHidden/>
            <w:sz w:val="26"/>
            <w:szCs w:val="26"/>
          </w:rPr>
          <w:instrText xml:space="preserve"> PAGEREF _Toc8973640 \h </w:instrText>
        </w:r>
        <w:r w:rsidR="000D7725" w:rsidRPr="000D7725">
          <w:rPr>
            <w:rFonts w:ascii="Times New Roman" w:hAnsi="Times New Roman" w:cs="Times New Roman"/>
            <w:noProof/>
            <w:webHidden/>
            <w:sz w:val="26"/>
            <w:szCs w:val="26"/>
          </w:rPr>
        </w:r>
        <w:r w:rsidR="000D7725" w:rsidRPr="000D772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35</w:t>
        </w:r>
        <w:r w:rsidR="000D7725" w:rsidRPr="000D7725">
          <w:rPr>
            <w:rFonts w:ascii="Times New Roman" w:hAnsi="Times New Roman" w:cs="Times New Roman"/>
            <w:noProof/>
            <w:webHidden/>
            <w:sz w:val="26"/>
            <w:szCs w:val="26"/>
          </w:rPr>
          <w:fldChar w:fldCharType="end"/>
        </w:r>
      </w:hyperlink>
    </w:p>
    <w:p w:rsidR="009E306B" w:rsidRDefault="000D7725" w:rsidP="00807715">
      <w:pPr>
        <w:spacing w:after="0" w:line="312" w:lineRule="auto"/>
        <w:rPr>
          <w:rFonts w:eastAsiaTheme="majorEastAsia"/>
        </w:rPr>
      </w:pPr>
      <w:r>
        <w:fldChar w:fldCharType="end"/>
      </w:r>
      <w:r w:rsidR="009E306B">
        <w:br w:type="page"/>
      </w:r>
    </w:p>
    <w:p w:rsidR="009872B0" w:rsidRPr="008028CF" w:rsidRDefault="008479B1" w:rsidP="0042361A">
      <w:pPr>
        <w:pStyle w:val="Heading1"/>
      </w:pPr>
      <w:bookmarkStart w:id="2" w:name="_Toc8936939"/>
      <w:r w:rsidRPr="008028CF">
        <w:lastRenderedPageBreak/>
        <w:t xml:space="preserve">LỜI </w:t>
      </w:r>
      <w:bookmarkEnd w:id="2"/>
      <w:ins w:id="3" w:author="Nguyen Quoc Tuan" w:date="2019-05-18T19:04:00Z">
        <w:r w:rsidR="008654B8" w:rsidRPr="00F86E47">
          <w:rPr>
            <w:u w:val="single"/>
          </w:rPr>
          <w:t>CẢM ƠN</w:t>
        </w:r>
      </w:ins>
    </w:p>
    <w:p w:rsidR="009872B0" w:rsidRPr="008028CF" w:rsidRDefault="009872B0" w:rsidP="008028CF">
      <w:pPr>
        <w:spacing w:after="120" w:line="360" w:lineRule="auto"/>
        <w:jc w:val="center"/>
        <w:rPr>
          <w:rFonts w:ascii="Times New Roman" w:hAnsi="Times New Roman" w:cs="Times New Roman"/>
          <w:b/>
          <w:sz w:val="27"/>
          <w:szCs w:val="27"/>
        </w:rPr>
      </w:pPr>
    </w:p>
    <w:p w:rsidR="009F0B8D" w:rsidRPr="00521409" w:rsidRDefault="009F0B8D"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 xml:space="preserve">Em xin được gửi lời cảm ơn chân thành và sự tri ân sâu sắc đến các thầy, cô trong khoa Công nghệ thông tin – Trường Đại học giao thông vận tải đã hết lòng truyền đạt kiến thức cho em trong quá trình học tập cũng như đã tạo điều kiện cho em hoàn thành đồ án tốt nghiệp này. </w:t>
      </w:r>
    </w:p>
    <w:p w:rsidR="00A1590C" w:rsidRPr="00521409" w:rsidRDefault="00A1590C"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Em cũng xin chân thành cảm ơn</w:t>
      </w:r>
      <w:r w:rsidR="009F0B8D" w:rsidRPr="00521409">
        <w:rPr>
          <w:rFonts w:ascii="Times New Roman" w:hAnsi="Times New Roman" w:cs="Times New Roman"/>
          <w:color w:val="000000" w:themeColor="text1"/>
          <w:sz w:val="26"/>
          <w:szCs w:val="26"/>
        </w:rPr>
        <w:t xml:space="preserve"> Thầy Nguyễn Quốc Tuấn đã trực tiếp hướng dẫn em một cách tận tình</w:t>
      </w:r>
      <w:r w:rsidRPr="00521409">
        <w:rPr>
          <w:rFonts w:ascii="Times New Roman" w:hAnsi="Times New Roman" w:cs="Times New Roman"/>
          <w:color w:val="000000" w:themeColor="text1"/>
          <w:sz w:val="26"/>
          <w:szCs w:val="26"/>
        </w:rPr>
        <w:t xml:space="preserve"> trong quá trình thực hiện đề tài</w:t>
      </w:r>
      <w:r w:rsidR="009F0B8D" w:rsidRPr="00521409">
        <w:rPr>
          <w:rFonts w:ascii="Times New Roman" w:hAnsi="Times New Roman" w:cs="Times New Roman"/>
          <w:color w:val="000000" w:themeColor="text1"/>
          <w:sz w:val="26"/>
          <w:szCs w:val="26"/>
        </w:rPr>
        <w:t xml:space="preserve">. </w:t>
      </w:r>
    </w:p>
    <w:p w:rsidR="009F0B8D" w:rsidRPr="00521409" w:rsidRDefault="002D65E3"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Mặc dù</w:t>
      </w:r>
      <w:r w:rsidR="009F0B8D" w:rsidRPr="00521409">
        <w:rPr>
          <w:rFonts w:ascii="Times New Roman" w:hAnsi="Times New Roman" w:cs="Times New Roman"/>
          <w:color w:val="000000" w:themeColor="text1"/>
          <w:sz w:val="26"/>
          <w:szCs w:val="26"/>
        </w:rPr>
        <w:t xml:space="preserve"> đã cố gắng hết sức tìm hiểu, </w:t>
      </w:r>
      <w:r w:rsidRPr="00521409">
        <w:rPr>
          <w:rFonts w:ascii="Times New Roman" w:hAnsi="Times New Roman" w:cs="Times New Roman"/>
          <w:color w:val="000000" w:themeColor="text1"/>
          <w:sz w:val="26"/>
          <w:szCs w:val="26"/>
        </w:rPr>
        <w:t xml:space="preserve">hoàn thành đồ án trong phạm vi và khả năng cho phép </w:t>
      </w:r>
      <w:r w:rsidR="009F0B8D" w:rsidRPr="00521409">
        <w:rPr>
          <w:rFonts w:ascii="Times New Roman" w:hAnsi="Times New Roman" w:cs="Times New Roman"/>
          <w:color w:val="000000" w:themeColor="text1"/>
          <w:sz w:val="26"/>
          <w:szCs w:val="26"/>
        </w:rPr>
        <w:t xml:space="preserve">nhưng chắc </w:t>
      </w:r>
      <w:r w:rsidRPr="00521409">
        <w:rPr>
          <w:rFonts w:ascii="Times New Roman" w:hAnsi="Times New Roman" w:cs="Times New Roman"/>
          <w:color w:val="000000" w:themeColor="text1"/>
          <w:sz w:val="26"/>
          <w:szCs w:val="26"/>
        </w:rPr>
        <w:t>sẽ</w:t>
      </w:r>
      <w:r w:rsidR="009F0B8D" w:rsidRPr="00521409">
        <w:rPr>
          <w:rFonts w:ascii="Times New Roman" w:hAnsi="Times New Roman" w:cs="Times New Roman"/>
          <w:color w:val="000000" w:themeColor="text1"/>
          <w:sz w:val="26"/>
          <w:szCs w:val="26"/>
        </w:rPr>
        <w:t xml:space="preserve"> không tránh khỏi những thiếu sót. Em rất mong nhận được sự thông cả</w:t>
      </w:r>
      <w:r w:rsidRPr="00521409">
        <w:rPr>
          <w:rFonts w:ascii="Times New Roman" w:hAnsi="Times New Roman" w:cs="Times New Roman"/>
          <w:color w:val="000000" w:themeColor="text1"/>
          <w:sz w:val="26"/>
          <w:szCs w:val="26"/>
        </w:rPr>
        <w:t xml:space="preserve">m, </w:t>
      </w:r>
      <w:r w:rsidR="009F0B8D" w:rsidRPr="00521409">
        <w:rPr>
          <w:rFonts w:ascii="Times New Roman" w:hAnsi="Times New Roman" w:cs="Times New Roman"/>
          <w:color w:val="000000" w:themeColor="text1"/>
          <w:sz w:val="26"/>
          <w:szCs w:val="26"/>
        </w:rPr>
        <w:t>góp ý</w:t>
      </w:r>
      <w:r w:rsidRPr="00521409">
        <w:rPr>
          <w:rFonts w:ascii="Times New Roman" w:hAnsi="Times New Roman" w:cs="Times New Roman"/>
          <w:color w:val="000000" w:themeColor="text1"/>
          <w:sz w:val="26"/>
          <w:szCs w:val="26"/>
        </w:rPr>
        <w:t xml:space="preserve"> và tận tình chỉ bảo</w:t>
      </w:r>
      <w:r w:rsidR="009F0B8D" w:rsidRPr="00521409">
        <w:rPr>
          <w:rFonts w:ascii="Times New Roman" w:hAnsi="Times New Roman" w:cs="Times New Roman"/>
          <w:color w:val="000000" w:themeColor="text1"/>
          <w:sz w:val="26"/>
          <w:szCs w:val="26"/>
        </w:rPr>
        <w:t xml:space="preserve"> của quý thầy cô</w:t>
      </w:r>
      <w:r w:rsidR="00A1590C" w:rsidRPr="00521409">
        <w:rPr>
          <w:rFonts w:ascii="Times New Roman" w:hAnsi="Times New Roman" w:cs="Times New Roman"/>
          <w:color w:val="000000" w:themeColor="text1"/>
          <w:sz w:val="26"/>
          <w:szCs w:val="26"/>
        </w:rPr>
        <w:t xml:space="preserve"> và các bạn</w:t>
      </w:r>
      <w:r w:rsidR="009F0B8D" w:rsidRPr="00521409">
        <w:rPr>
          <w:rFonts w:ascii="Times New Roman" w:hAnsi="Times New Roman" w:cs="Times New Roman"/>
          <w:color w:val="000000" w:themeColor="text1"/>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44"/>
      </w:tblGrid>
      <w:tr w:rsidR="002D65E3" w:rsidTr="002D65E3">
        <w:trPr>
          <w:trHeight w:val="1073"/>
        </w:trPr>
        <w:tc>
          <w:tcPr>
            <w:tcW w:w="4644" w:type="dxa"/>
          </w:tcPr>
          <w:p w:rsidR="002D65E3" w:rsidRDefault="002D65E3" w:rsidP="00722F67">
            <w:pPr>
              <w:spacing w:line="360" w:lineRule="auto"/>
              <w:jc w:val="both"/>
              <w:rPr>
                <w:sz w:val="26"/>
                <w:szCs w:val="26"/>
              </w:rPr>
            </w:pPr>
          </w:p>
        </w:tc>
        <w:tc>
          <w:tcPr>
            <w:tcW w:w="4644" w:type="dxa"/>
          </w:tcPr>
          <w:p w:rsidR="002D65E3" w:rsidRPr="002D65E3" w:rsidRDefault="002D65E3" w:rsidP="002D65E3">
            <w:pPr>
              <w:spacing w:line="360" w:lineRule="auto"/>
              <w:jc w:val="center"/>
              <w:rPr>
                <w:rFonts w:ascii="Times New Roman" w:hAnsi="Times New Roman" w:cs="Times New Roman"/>
                <w:i/>
                <w:sz w:val="27"/>
                <w:szCs w:val="27"/>
              </w:rPr>
            </w:pPr>
            <w:r w:rsidRPr="002D65E3">
              <w:rPr>
                <w:rFonts w:ascii="Times New Roman" w:hAnsi="Times New Roman" w:cs="Times New Roman"/>
                <w:i/>
                <w:sz w:val="27"/>
                <w:szCs w:val="27"/>
              </w:rPr>
              <w:t xml:space="preserve">Hà Nội, tháng </w:t>
            </w:r>
            <w:r w:rsidR="003436AC">
              <w:rPr>
                <w:rFonts w:ascii="Times New Roman" w:hAnsi="Times New Roman" w:cs="Times New Roman"/>
                <w:i/>
                <w:sz w:val="27"/>
                <w:szCs w:val="27"/>
              </w:rPr>
              <w:t>0</w:t>
            </w:r>
            <w:r w:rsidR="00822B6C">
              <w:rPr>
                <w:rFonts w:ascii="Times New Roman" w:hAnsi="Times New Roman" w:cs="Times New Roman"/>
                <w:i/>
                <w:sz w:val="27"/>
                <w:szCs w:val="27"/>
              </w:rPr>
              <w:t>5</w:t>
            </w:r>
            <w:r w:rsidRPr="002D65E3">
              <w:rPr>
                <w:rFonts w:ascii="Times New Roman" w:hAnsi="Times New Roman" w:cs="Times New Roman"/>
                <w:i/>
                <w:sz w:val="27"/>
                <w:szCs w:val="27"/>
              </w:rPr>
              <w:t xml:space="preserve"> năm 2019</w:t>
            </w:r>
          </w:p>
          <w:p w:rsidR="002D65E3" w:rsidRPr="002D65E3" w:rsidRDefault="002D65E3" w:rsidP="002D65E3">
            <w:pPr>
              <w:spacing w:line="360" w:lineRule="auto"/>
              <w:jc w:val="center"/>
              <w:rPr>
                <w:rFonts w:ascii="Times New Roman" w:hAnsi="Times New Roman" w:cs="Times New Roman"/>
                <w:sz w:val="27"/>
                <w:szCs w:val="27"/>
              </w:rPr>
            </w:pPr>
            <w:r w:rsidRPr="002D65E3">
              <w:rPr>
                <w:rFonts w:ascii="Times New Roman" w:hAnsi="Times New Roman" w:cs="Times New Roman"/>
                <w:sz w:val="27"/>
                <w:szCs w:val="27"/>
              </w:rPr>
              <w:t>Sinh viên thực hiện</w:t>
            </w:r>
          </w:p>
          <w:p w:rsidR="002D65E3" w:rsidRPr="002D65E3" w:rsidRDefault="002D65E3" w:rsidP="002D65E3">
            <w:pPr>
              <w:spacing w:line="360" w:lineRule="auto"/>
              <w:jc w:val="center"/>
              <w:rPr>
                <w:rFonts w:ascii="Times New Roman" w:hAnsi="Times New Roman" w:cs="Times New Roman"/>
                <w:i/>
                <w:sz w:val="27"/>
                <w:szCs w:val="27"/>
              </w:rPr>
            </w:pPr>
          </w:p>
          <w:p w:rsidR="002D65E3" w:rsidRPr="002D65E3" w:rsidRDefault="002D65E3" w:rsidP="002D65E3">
            <w:pPr>
              <w:spacing w:line="360" w:lineRule="auto"/>
              <w:jc w:val="center"/>
              <w:rPr>
                <w:rFonts w:ascii="Times New Roman" w:hAnsi="Times New Roman" w:cs="Times New Roman"/>
                <w:i/>
                <w:sz w:val="27"/>
                <w:szCs w:val="27"/>
              </w:rPr>
            </w:pPr>
          </w:p>
          <w:p w:rsidR="002D65E3" w:rsidRPr="002D65E3" w:rsidRDefault="002D65E3" w:rsidP="002D65E3">
            <w:pPr>
              <w:spacing w:line="360" w:lineRule="auto"/>
              <w:jc w:val="center"/>
              <w:rPr>
                <w:rFonts w:ascii="Times New Roman" w:hAnsi="Times New Roman" w:cs="Times New Roman"/>
                <w:i/>
                <w:sz w:val="27"/>
                <w:szCs w:val="27"/>
              </w:rPr>
            </w:pPr>
          </w:p>
          <w:p w:rsidR="002D65E3" w:rsidRPr="002D65E3" w:rsidRDefault="002D65E3" w:rsidP="002D65E3">
            <w:pPr>
              <w:spacing w:line="360" w:lineRule="auto"/>
              <w:jc w:val="center"/>
              <w:rPr>
                <w:rFonts w:ascii="Times New Roman" w:hAnsi="Times New Roman" w:cs="Times New Roman"/>
                <w:i/>
                <w:sz w:val="27"/>
                <w:szCs w:val="27"/>
              </w:rPr>
            </w:pPr>
          </w:p>
          <w:p w:rsidR="002D65E3" w:rsidRPr="002D65E3" w:rsidRDefault="002D65E3" w:rsidP="002D65E3">
            <w:pPr>
              <w:spacing w:line="360" w:lineRule="auto"/>
              <w:jc w:val="center"/>
              <w:rPr>
                <w:b/>
                <w:sz w:val="26"/>
                <w:szCs w:val="26"/>
              </w:rPr>
            </w:pPr>
            <w:r w:rsidRPr="002D65E3">
              <w:rPr>
                <w:rFonts w:ascii="Times New Roman" w:hAnsi="Times New Roman" w:cs="Times New Roman"/>
                <w:b/>
                <w:sz w:val="27"/>
                <w:szCs w:val="27"/>
              </w:rPr>
              <w:t>Đinh Quốc Toản</w:t>
            </w:r>
          </w:p>
        </w:tc>
      </w:tr>
    </w:tbl>
    <w:p w:rsidR="008A1CE9" w:rsidRPr="00361EFB" w:rsidRDefault="008A1CE9" w:rsidP="00361EFB">
      <w:pPr>
        <w:spacing w:line="360" w:lineRule="auto"/>
        <w:jc w:val="both"/>
        <w:rPr>
          <w:i/>
          <w:sz w:val="26"/>
          <w:szCs w:val="26"/>
        </w:rPr>
      </w:pPr>
      <w:r w:rsidRPr="008028CF">
        <w:rPr>
          <w:rFonts w:ascii="Times New Roman" w:hAnsi="Times New Roman" w:cs="Times New Roman"/>
          <w:sz w:val="27"/>
          <w:szCs w:val="27"/>
        </w:rPr>
        <w:br w:type="page"/>
      </w:r>
    </w:p>
    <w:p w:rsidR="00D90ECD" w:rsidRPr="008028CF" w:rsidRDefault="008654B8" w:rsidP="0042361A">
      <w:pPr>
        <w:pStyle w:val="Heading1"/>
      </w:pPr>
      <w:bookmarkStart w:id="4" w:name="_Toc8936940"/>
      <w:r>
        <w:lastRenderedPageBreak/>
        <w:t>LỜ</w:t>
      </w:r>
      <w:bookmarkStart w:id="5" w:name="_GoBack"/>
      <w:bookmarkEnd w:id="5"/>
      <w:r>
        <w:t xml:space="preserve">I </w:t>
      </w:r>
      <w:r w:rsidR="00E03931" w:rsidRPr="008028CF">
        <w:t>MỞ ĐẦU</w:t>
      </w:r>
      <w:bookmarkEnd w:id="4"/>
    </w:p>
    <w:p w:rsidR="00B536A8" w:rsidRPr="003B354A" w:rsidRDefault="00FB273B" w:rsidP="003B354A">
      <w:pPr>
        <w:pStyle w:val="Heading2"/>
        <w:ind w:firstLine="720"/>
      </w:pPr>
      <w:bookmarkStart w:id="6" w:name="_Toc8936941"/>
      <w:r w:rsidRPr="003B354A">
        <w:t xml:space="preserve">1. </w:t>
      </w:r>
      <w:r w:rsidR="00216B70" w:rsidRPr="003B354A">
        <w:t>Lý do chọn đề tài</w:t>
      </w:r>
      <w:bookmarkEnd w:id="6"/>
    </w:p>
    <w:p w:rsidR="00D41C06" w:rsidRPr="00521409" w:rsidRDefault="00D41C06"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Tổng công ty đầu tư phát triển đường cao tốc Việt Nam</w:t>
      </w:r>
      <w:r w:rsidR="00DC57F5" w:rsidRPr="00521409">
        <w:rPr>
          <w:rFonts w:ascii="Times New Roman" w:hAnsi="Times New Roman" w:cs="Times New Roman"/>
          <w:color w:val="000000" w:themeColor="text1"/>
          <w:sz w:val="26"/>
          <w:szCs w:val="26"/>
        </w:rPr>
        <w:t xml:space="preserve"> là đơn vị nhà nước được giao</w:t>
      </w:r>
      <w:r w:rsidRPr="00521409">
        <w:rPr>
          <w:rFonts w:ascii="Times New Roman" w:hAnsi="Times New Roman" w:cs="Times New Roman"/>
          <w:color w:val="000000" w:themeColor="text1"/>
          <w:sz w:val="26"/>
          <w:szCs w:val="26"/>
        </w:rPr>
        <w:t xml:space="preserve"> đầu tư xây dựng</w:t>
      </w:r>
      <w:r w:rsidR="00DC57F5" w:rsidRPr="00521409">
        <w:rPr>
          <w:rFonts w:ascii="Times New Roman" w:hAnsi="Times New Roman" w:cs="Times New Roman"/>
          <w:color w:val="000000" w:themeColor="text1"/>
          <w:sz w:val="26"/>
          <w:szCs w:val="26"/>
        </w:rPr>
        <w:t xml:space="preserve"> 05 tuyến đường cao tốc trên cả nước</w:t>
      </w:r>
      <w:r w:rsidR="00A5636E" w:rsidRPr="00521409">
        <w:rPr>
          <w:rFonts w:ascii="Times New Roman" w:hAnsi="Times New Roman" w:cs="Times New Roman"/>
          <w:color w:val="000000" w:themeColor="text1"/>
          <w:sz w:val="26"/>
          <w:szCs w:val="26"/>
        </w:rPr>
        <w:t>, với tổng chiều dài trên 500km</w:t>
      </w:r>
      <w:r w:rsidRPr="00521409">
        <w:rPr>
          <w:rFonts w:ascii="Times New Roman" w:hAnsi="Times New Roman" w:cs="Times New Roman"/>
          <w:color w:val="000000" w:themeColor="text1"/>
          <w:sz w:val="26"/>
          <w:szCs w:val="26"/>
        </w:rPr>
        <w:t xml:space="preserve">. </w:t>
      </w:r>
      <w:r w:rsidR="00550F8F" w:rsidRPr="00521409">
        <w:rPr>
          <w:rFonts w:ascii="Times New Roman" w:hAnsi="Times New Roman" w:cs="Times New Roman"/>
          <w:color w:val="000000" w:themeColor="text1"/>
          <w:sz w:val="26"/>
          <w:szCs w:val="26"/>
        </w:rPr>
        <w:t>Các</w:t>
      </w:r>
      <w:r w:rsidRPr="00521409">
        <w:rPr>
          <w:rFonts w:ascii="Times New Roman" w:hAnsi="Times New Roman" w:cs="Times New Roman"/>
          <w:color w:val="000000" w:themeColor="text1"/>
          <w:sz w:val="26"/>
          <w:szCs w:val="26"/>
        </w:rPr>
        <w:t xml:space="preserve"> tuyến đường cao tốc hiện nay </w:t>
      </w:r>
      <w:r w:rsidR="00550F8F" w:rsidRPr="00521409">
        <w:rPr>
          <w:rFonts w:ascii="Times New Roman" w:hAnsi="Times New Roman" w:cs="Times New Roman"/>
          <w:color w:val="000000" w:themeColor="text1"/>
          <w:sz w:val="26"/>
          <w:szCs w:val="26"/>
        </w:rPr>
        <w:t>đều</w:t>
      </w:r>
      <w:r w:rsidRPr="00521409">
        <w:rPr>
          <w:rFonts w:ascii="Times New Roman" w:hAnsi="Times New Roman" w:cs="Times New Roman"/>
          <w:color w:val="000000" w:themeColor="text1"/>
          <w:sz w:val="26"/>
          <w:szCs w:val="26"/>
        </w:rPr>
        <w:t xml:space="preserve"> được chú trọng đầu tư đồng bộ cơ sở hạ tầng đáp ứng tiêu chuẩn đường cao tốc. Công tác vận hành tuyến đường và quản lý tài sản hạ tầng đường cao tốc được giao cho công ty thành viên thực hiện. Tuy nhiên, việc quản lý tài sản hạ tầng đường cao tốc sau khi đưa vào vận hành khai thác vẫn chưa được đơn vị thực hiện tập trung, chuyên nghiệp; hầu hết thông tin tài sản hạ tầng đều được quản lý phân tán thông qua hồ sơ, sổ sách tại các phòng ban, đơn vị; thông tin về việc kiểm tra, bảo trì, bảo dưỡng tài sản chưa được quản lý đầy đủ gây khó khăn trong việc tra cứu thông tin và báo cáo đánh giá tình trạng tài sản.</w:t>
      </w:r>
    </w:p>
    <w:p w:rsidR="00FC5923" w:rsidRPr="00521409" w:rsidRDefault="00DC0236"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Từ những lý do trên</w:t>
      </w:r>
      <w:r w:rsidR="00D41C06" w:rsidRPr="00521409">
        <w:rPr>
          <w:rFonts w:ascii="Times New Roman" w:hAnsi="Times New Roman" w:cs="Times New Roman"/>
          <w:color w:val="000000" w:themeColor="text1"/>
          <w:sz w:val="26"/>
          <w:szCs w:val="26"/>
        </w:rPr>
        <w:t>, chủ đầu tư yêu cầu cần sớm thực hiện tin học hóa để quản lý thông tin tài sản hạ tầng đường cao tốc</w:t>
      </w:r>
      <w:r w:rsidR="008945A1" w:rsidRPr="00521409">
        <w:rPr>
          <w:rFonts w:ascii="Times New Roman" w:hAnsi="Times New Roman" w:cs="Times New Roman"/>
          <w:color w:val="000000" w:themeColor="text1"/>
          <w:sz w:val="26"/>
          <w:szCs w:val="26"/>
        </w:rPr>
        <w:t xml:space="preserve"> và đó cũng là chủ trương của Bộ giao thông vận tải</w:t>
      </w:r>
      <w:r w:rsidR="00521A3A" w:rsidRPr="00521409">
        <w:rPr>
          <w:rFonts w:ascii="Times New Roman" w:hAnsi="Times New Roman" w:cs="Times New Roman"/>
          <w:color w:val="000000" w:themeColor="text1"/>
          <w:sz w:val="26"/>
          <w:szCs w:val="26"/>
        </w:rPr>
        <w:t>, Tổng Cục đường bộ Việt Nam</w:t>
      </w:r>
      <w:r w:rsidR="00D41C06" w:rsidRPr="00521409">
        <w:rPr>
          <w:rFonts w:ascii="Times New Roman" w:hAnsi="Times New Roman" w:cs="Times New Roman"/>
          <w:color w:val="000000" w:themeColor="text1"/>
          <w:sz w:val="26"/>
          <w:szCs w:val="26"/>
        </w:rPr>
        <w:t>.</w:t>
      </w:r>
      <w:r w:rsidR="008945A1" w:rsidRPr="00521409">
        <w:rPr>
          <w:rFonts w:ascii="Times New Roman" w:hAnsi="Times New Roman" w:cs="Times New Roman"/>
          <w:color w:val="000000" w:themeColor="text1"/>
          <w:sz w:val="26"/>
          <w:szCs w:val="26"/>
        </w:rPr>
        <w:t xml:space="preserve"> Trong đó, hệ thống quản lý thông tin cầu đường bộ trên đường cao tốc cần được</w:t>
      </w:r>
      <w:r w:rsidR="00C3548F" w:rsidRPr="00521409">
        <w:rPr>
          <w:rFonts w:ascii="Times New Roman" w:hAnsi="Times New Roman" w:cs="Times New Roman"/>
          <w:color w:val="000000" w:themeColor="text1"/>
          <w:sz w:val="26"/>
          <w:szCs w:val="26"/>
        </w:rPr>
        <w:t xml:space="preserve"> đặc biệt</w:t>
      </w:r>
      <w:r w:rsidR="008945A1" w:rsidRPr="00521409">
        <w:rPr>
          <w:rFonts w:ascii="Times New Roman" w:hAnsi="Times New Roman" w:cs="Times New Roman"/>
          <w:color w:val="000000" w:themeColor="text1"/>
          <w:sz w:val="26"/>
          <w:szCs w:val="26"/>
        </w:rPr>
        <w:t xml:space="preserve"> chú trọng ưu tiên.</w:t>
      </w:r>
      <w:r w:rsidR="00D41C06" w:rsidRPr="00521409">
        <w:rPr>
          <w:rFonts w:ascii="Times New Roman" w:hAnsi="Times New Roman" w:cs="Times New Roman"/>
          <w:color w:val="000000" w:themeColor="text1"/>
          <w:sz w:val="26"/>
          <w:szCs w:val="26"/>
        </w:rPr>
        <w:t xml:space="preserve"> Thông qua phần mềm, thông tin tài sản được quản lý tập trung, thuận lợi phục vụ cho công tác khai thác vận hành đồng thời quản lý được các thông tin bảo trì, bảo dưỡng tài sản. </w:t>
      </w:r>
    </w:p>
    <w:p w:rsidR="00D41C06" w:rsidRPr="00521409" w:rsidRDefault="00B05F4F"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 xml:space="preserve">Xuất phát từ những yêu cầu thực tế đó, em đã quyết định chọn đề tài </w:t>
      </w:r>
      <w:r w:rsidRPr="00521409">
        <w:rPr>
          <w:rFonts w:ascii="Times New Roman" w:hAnsi="Times New Roman" w:cs="Times New Roman"/>
          <w:b/>
          <w:color w:val="000000" w:themeColor="text1"/>
          <w:sz w:val="26"/>
          <w:szCs w:val="26"/>
        </w:rPr>
        <w:t>“Xây dựng hệ thống quản lý thông tin cầu đường bộ trên nền web”</w:t>
      </w:r>
      <w:r w:rsidR="002A291C" w:rsidRPr="00521409">
        <w:rPr>
          <w:rFonts w:ascii="Times New Roman" w:hAnsi="Times New Roman" w:cs="Times New Roman"/>
          <w:color w:val="000000" w:themeColor="text1"/>
          <w:sz w:val="26"/>
          <w:szCs w:val="26"/>
        </w:rPr>
        <w:t xml:space="preserve"> nhằm tạo ra hệ thống quản lý có tính thiết thực và</w:t>
      </w:r>
      <w:r w:rsidR="00057C2F" w:rsidRPr="00521409">
        <w:rPr>
          <w:rFonts w:ascii="Times New Roman" w:hAnsi="Times New Roman" w:cs="Times New Roman"/>
          <w:color w:val="000000" w:themeColor="text1"/>
          <w:sz w:val="26"/>
          <w:szCs w:val="26"/>
        </w:rPr>
        <w:t xml:space="preserve"> có khả năng</w:t>
      </w:r>
      <w:r w:rsidR="002A291C" w:rsidRPr="00521409">
        <w:rPr>
          <w:rFonts w:ascii="Times New Roman" w:hAnsi="Times New Roman" w:cs="Times New Roman"/>
          <w:color w:val="000000" w:themeColor="text1"/>
          <w:sz w:val="26"/>
          <w:szCs w:val="26"/>
        </w:rPr>
        <w:t xml:space="preserve"> ứng dụng vào thực tế.</w:t>
      </w:r>
    </w:p>
    <w:p w:rsidR="00AD74E3" w:rsidRPr="008028CF" w:rsidRDefault="00AD74E3" w:rsidP="00F5497E">
      <w:pPr>
        <w:pStyle w:val="Heading2"/>
        <w:ind w:firstLine="720"/>
      </w:pPr>
      <w:bookmarkStart w:id="7" w:name="_Toc8936942"/>
      <w:r w:rsidRPr="008028CF">
        <w:t xml:space="preserve">2. Mục tiêu </w:t>
      </w:r>
      <w:r w:rsidR="00E84F9E" w:rsidRPr="008028CF">
        <w:t>của đề tài</w:t>
      </w:r>
      <w:bookmarkEnd w:id="7"/>
    </w:p>
    <w:p w:rsidR="00D31DF6" w:rsidRPr="00521409" w:rsidRDefault="00D31DF6"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 Xây dựng</w:t>
      </w:r>
      <w:r w:rsidR="00315F8B" w:rsidRPr="00521409">
        <w:rPr>
          <w:rFonts w:ascii="Times New Roman" w:hAnsi="Times New Roman" w:cs="Times New Roman"/>
          <w:color w:val="000000" w:themeColor="text1"/>
          <w:sz w:val="26"/>
          <w:szCs w:val="26"/>
        </w:rPr>
        <w:t xml:space="preserve"> hệ thống quản lý thông tin cầu đường bộ trên nề</w:t>
      </w:r>
      <w:r w:rsidR="00C868AF" w:rsidRPr="00521409">
        <w:rPr>
          <w:rFonts w:ascii="Times New Roman" w:hAnsi="Times New Roman" w:cs="Times New Roman"/>
          <w:color w:val="000000" w:themeColor="text1"/>
          <w:sz w:val="26"/>
          <w:szCs w:val="26"/>
        </w:rPr>
        <w:t>n web với các chức năng chủ yếu như sau:</w:t>
      </w:r>
    </w:p>
    <w:p w:rsidR="00E84F9E" w:rsidRPr="00521409" w:rsidRDefault="00C868AF"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w:t>
      </w:r>
      <w:r w:rsidR="00E84F9E" w:rsidRPr="00521409">
        <w:rPr>
          <w:rFonts w:ascii="Times New Roman" w:hAnsi="Times New Roman" w:cs="Times New Roman"/>
          <w:color w:val="000000" w:themeColor="text1"/>
          <w:sz w:val="26"/>
          <w:szCs w:val="26"/>
        </w:rPr>
        <w:t xml:space="preserve"> </w:t>
      </w:r>
      <w:r w:rsidR="00A34E69" w:rsidRPr="00521409">
        <w:rPr>
          <w:rFonts w:ascii="Times New Roman" w:hAnsi="Times New Roman" w:cs="Times New Roman"/>
          <w:color w:val="000000" w:themeColor="text1"/>
          <w:sz w:val="26"/>
          <w:szCs w:val="26"/>
        </w:rPr>
        <w:t>Quản lý thông tin t</w:t>
      </w:r>
      <w:r w:rsidR="00E84F9E" w:rsidRPr="00521409">
        <w:rPr>
          <w:rFonts w:ascii="Times New Roman" w:hAnsi="Times New Roman" w:cs="Times New Roman"/>
          <w:color w:val="000000" w:themeColor="text1"/>
          <w:sz w:val="26"/>
          <w:szCs w:val="26"/>
        </w:rPr>
        <w:t>ài sản</w:t>
      </w:r>
      <w:r w:rsidRPr="00521409">
        <w:rPr>
          <w:rFonts w:ascii="Times New Roman" w:hAnsi="Times New Roman" w:cs="Times New Roman"/>
          <w:color w:val="000000" w:themeColor="text1"/>
          <w:sz w:val="26"/>
          <w:szCs w:val="26"/>
        </w:rPr>
        <w:t xml:space="preserve"> hạ tầng cầu đường bộ</w:t>
      </w:r>
      <w:r w:rsidR="00E84F9E" w:rsidRPr="00521409">
        <w:rPr>
          <w:rFonts w:ascii="Times New Roman" w:hAnsi="Times New Roman" w:cs="Times New Roman"/>
          <w:color w:val="000000" w:themeColor="text1"/>
          <w:sz w:val="26"/>
          <w:szCs w:val="26"/>
        </w:rPr>
        <w:t xml:space="preserve"> </w:t>
      </w:r>
      <w:r w:rsidR="00231059" w:rsidRPr="00521409">
        <w:rPr>
          <w:rFonts w:ascii="Times New Roman" w:hAnsi="Times New Roman" w:cs="Times New Roman"/>
          <w:color w:val="000000" w:themeColor="text1"/>
          <w:sz w:val="26"/>
          <w:szCs w:val="26"/>
        </w:rPr>
        <w:t>với đầy đủ các thông tin theo mẫu Hồ sơ</w:t>
      </w:r>
      <w:r w:rsidR="00FD75B5" w:rsidRPr="00521409">
        <w:rPr>
          <w:rFonts w:ascii="Times New Roman" w:hAnsi="Times New Roman" w:cs="Times New Roman"/>
          <w:color w:val="000000" w:themeColor="text1"/>
          <w:sz w:val="26"/>
          <w:szCs w:val="26"/>
        </w:rPr>
        <w:t xml:space="preserve"> lý lịch</w:t>
      </w:r>
      <w:r w:rsidR="00231059" w:rsidRPr="00521409">
        <w:rPr>
          <w:rFonts w:ascii="Times New Roman" w:hAnsi="Times New Roman" w:cs="Times New Roman"/>
          <w:color w:val="000000" w:themeColor="text1"/>
          <w:sz w:val="26"/>
          <w:szCs w:val="26"/>
        </w:rPr>
        <w:t xml:space="preserve"> cầu được Tổng Cục đường bộ Việt Nam ban hành</w:t>
      </w:r>
      <w:r w:rsidR="00E84F9E" w:rsidRPr="00521409">
        <w:rPr>
          <w:rFonts w:ascii="Times New Roman" w:hAnsi="Times New Roman" w:cs="Times New Roman"/>
          <w:color w:val="000000" w:themeColor="text1"/>
          <w:sz w:val="26"/>
          <w:szCs w:val="26"/>
        </w:rPr>
        <w:t>.</w:t>
      </w:r>
    </w:p>
    <w:p w:rsidR="00E84F9E" w:rsidRPr="00521409" w:rsidRDefault="00873A93"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w:t>
      </w:r>
      <w:r w:rsidR="00E84F9E" w:rsidRPr="00521409">
        <w:rPr>
          <w:rFonts w:ascii="Times New Roman" w:hAnsi="Times New Roman" w:cs="Times New Roman"/>
          <w:color w:val="000000" w:themeColor="text1"/>
          <w:sz w:val="26"/>
          <w:szCs w:val="26"/>
        </w:rPr>
        <w:t xml:space="preserve"> Người sử dụng dễ dàng cập nhật thông tin trên phần mềm:</w:t>
      </w:r>
      <w:r w:rsidRPr="00521409">
        <w:rPr>
          <w:rFonts w:ascii="Times New Roman" w:hAnsi="Times New Roman" w:cs="Times New Roman"/>
          <w:color w:val="000000" w:themeColor="text1"/>
          <w:sz w:val="26"/>
          <w:szCs w:val="26"/>
        </w:rPr>
        <w:t xml:space="preserve"> </w:t>
      </w:r>
      <w:r w:rsidR="00E84F9E" w:rsidRPr="00521409">
        <w:rPr>
          <w:rFonts w:ascii="Times New Roman" w:hAnsi="Times New Roman" w:cs="Times New Roman"/>
          <w:color w:val="000000" w:themeColor="text1"/>
          <w:sz w:val="26"/>
          <w:szCs w:val="26"/>
        </w:rPr>
        <w:t>T</w:t>
      </w:r>
      <w:r w:rsidR="00532232" w:rsidRPr="00521409">
        <w:rPr>
          <w:rFonts w:ascii="Times New Roman" w:hAnsi="Times New Roman" w:cs="Times New Roman"/>
          <w:color w:val="000000" w:themeColor="text1"/>
          <w:sz w:val="26"/>
          <w:szCs w:val="26"/>
        </w:rPr>
        <w:t>hu thập thông tin ban đầu của tài sản</w:t>
      </w:r>
      <w:r w:rsidR="00E84F9E" w:rsidRPr="00521409">
        <w:rPr>
          <w:rFonts w:ascii="Times New Roman" w:hAnsi="Times New Roman" w:cs="Times New Roman"/>
          <w:color w:val="000000" w:themeColor="text1"/>
          <w:sz w:val="26"/>
          <w:szCs w:val="26"/>
        </w:rPr>
        <w:t>;</w:t>
      </w:r>
      <w:r w:rsidRPr="00521409">
        <w:rPr>
          <w:rFonts w:ascii="Times New Roman" w:hAnsi="Times New Roman" w:cs="Times New Roman"/>
          <w:color w:val="000000" w:themeColor="text1"/>
          <w:sz w:val="26"/>
          <w:szCs w:val="26"/>
        </w:rPr>
        <w:t xml:space="preserve"> </w:t>
      </w:r>
      <w:r w:rsidR="00E84F9E" w:rsidRPr="00521409">
        <w:rPr>
          <w:rFonts w:ascii="Times New Roman" w:hAnsi="Times New Roman" w:cs="Times New Roman"/>
          <w:color w:val="000000" w:themeColor="text1"/>
          <w:sz w:val="26"/>
          <w:szCs w:val="26"/>
        </w:rPr>
        <w:t>Thông tin kiểm tra tài sản;</w:t>
      </w:r>
      <w:r w:rsidRPr="00521409">
        <w:rPr>
          <w:rFonts w:ascii="Times New Roman" w:hAnsi="Times New Roman" w:cs="Times New Roman"/>
          <w:color w:val="000000" w:themeColor="text1"/>
          <w:sz w:val="26"/>
          <w:szCs w:val="26"/>
        </w:rPr>
        <w:t xml:space="preserve"> </w:t>
      </w:r>
      <w:r w:rsidR="00E84F9E" w:rsidRPr="00521409">
        <w:rPr>
          <w:rFonts w:ascii="Times New Roman" w:hAnsi="Times New Roman" w:cs="Times New Roman"/>
          <w:color w:val="000000" w:themeColor="text1"/>
          <w:sz w:val="26"/>
          <w:szCs w:val="26"/>
        </w:rPr>
        <w:t>Thông tin bảo trì bảo dưỡng tài sản.</w:t>
      </w:r>
    </w:p>
    <w:p w:rsidR="00E84F9E" w:rsidRPr="00521409" w:rsidRDefault="00666EA2"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w:t>
      </w:r>
      <w:r w:rsidR="00E84F9E" w:rsidRPr="00521409">
        <w:rPr>
          <w:rFonts w:ascii="Times New Roman" w:hAnsi="Times New Roman" w:cs="Times New Roman"/>
          <w:color w:val="000000" w:themeColor="text1"/>
          <w:sz w:val="26"/>
          <w:szCs w:val="26"/>
        </w:rPr>
        <w:t xml:space="preserve"> Thuận tiện cho người quản lý, sử dụng xuất báo cáo thông tin tài sản hạ tầng trên đường cao tốc theo các biểu mẫu đã được </w:t>
      </w:r>
      <w:r w:rsidR="00385893" w:rsidRPr="00521409">
        <w:rPr>
          <w:rFonts w:ascii="Times New Roman" w:hAnsi="Times New Roman" w:cs="Times New Roman"/>
          <w:color w:val="000000" w:themeColor="text1"/>
          <w:sz w:val="26"/>
          <w:szCs w:val="26"/>
        </w:rPr>
        <w:t>C</w:t>
      </w:r>
      <w:r w:rsidR="00E84F9E" w:rsidRPr="00521409">
        <w:rPr>
          <w:rFonts w:ascii="Times New Roman" w:hAnsi="Times New Roman" w:cs="Times New Roman"/>
          <w:color w:val="000000" w:themeColor="text1"/>
          <w:sz w:val="26"/>
          <w:szCs w:val="26"/>
        </w:rPr>
        <w:t>ơ quan</w:t>
      </w:r>
      <w:r w:rsidR="00385893" w:rsidRPr="00521409">
        <w:rPr>
          <w:rFonts w:ascii="Times New Roman" w:hAnsi="Times New Roman" w:cs="Times New Roman"/>
          <w:color w:val="000000" w:themeColor="text1"/>
          <w:sz w:val="26"/>
          <w:szCs w:val="26"/>
        </w:rPr>
        <w:t xml:space="preserve"> quản lý</w:t>
      </w:r>
      <w:r w:rsidR="00E84F9E" w:rsidRPr="00521409">
        <w:rPr>
          <w:rFonts w:ascii="Times New Roman" w:hAnsi="Times New Roman" w:cs="Times New Roman"/>
          <w:color w:val="000000" w:themeColor="text1"/>
          <w:sz w:val="26"/>
          <w:szCs w:val="26"/>
        </w:rPr>
        <w:t xml:space="preserve"> </w:t>
      </w:r>
      <w:r w:rsidR="00385893" w:rsidRPr="00521409">
        <w:rPr>
          <w:rFonts w:ascii="Times New Roman" w:hAnsi="Times New Roman" w:cs="Times New Roman"/>
          <w:color w:val="000000" w:themeColor="text1"/>
          <w:sz w:val="26"/>
          <w:szCs w:val="26"/>
        </w:rPr>
        <w:t>N</w:t>
      </w:r>
      <w:r w:rsidR="00E84F9E" w:rsidRPr="00521409">
        <w:rPr>
          <w:rFonts w:ascii="Times New Roman" w:hAnsi="Times New Roman" w:cs="Times New Roman"/>
          <w:color w:val="000000" w:themeColor="text1"/>
          <w:sz w:val="26"/>
          <w:szCs w:val="26"/>
        </w:rPr>
        <w:t>hà nước, đơn vị ban hành.</w:t>
      </w:r>
    </w:p>
    <w:p w:rsidR="00B93232" w:rsidRPr="00521409" w:rsidRDefault="00B93232" w:rsidP="00521409">
      <w:pPr>
        <w:spacing w:after="0" w:line="312" w:lineRule="auto"/>
        <w:ind w:firstLine="720"/>
        <w:jc w:val="both"/>
        <w:rPr>
          <w:rFonts w:ascii="Times New Roman" w:hAnsi="Times New Roman" w:cs="Times New Roman"/>
          <w:color w:val="000000" w:themeColor="text1"/>
          <w:sz w:val="26"/>
          <w:szCs w:val="26"/>
        </w:rPr>
      </w:pPr>
      <w:r w:rsidRPr="00521409">
        <w:rPr>
          <w:rFonts w:ascii="Times New Roman" w:hAnsi="Times New Roman" w:cs="Times New Roman"/>
          <w:color w:val="000000" w:themeColor="text1"/>
          <w:sz w:val="26"/>
          <w:szCs w:val="26"/>
        </w:rPr>
        <w:t>- Nghiên cứu các công nghệ phát triển một ứng dụng dựa trên nền web.</w:t>
      </w:r>
    </w:p>
    <w:p w:rsidR="00C628F4" w:rsidRPr="008028CF" w:rsidRDefault="003A6698" w:rsidP="00346A30">
      <w:pPr>
        <w:pStyle w:val="Heading2"/>
        <w:ind w:firstLine="720"/>
      </w:pPr>
      <w:bookmarkStart w:id="8" w:name="_Toc8936943"/>
      <w:r w:rsidRPr="008028CF">
        <w:lastRenderedPageBreak/>
        <w:t>3</w:t>
      </w:r>
      <w:r w:rsidR="002F099E" w:rsidRPr="008028CF">
        <w:t xml:space="preserve">. </w:t>
      </w:r>
      <w:r w:rsidR="00D80C12" w:rsidRPr="008028CF">
        <w:t>Phương pháp nghiên cứu</w:t>
      </w:r>
      <w:bookmarkEnd w:id="8"/>
    </w:p>
    <w:p w:rsidR="00EA559E" w:rsidRPr="008028CF" w:rsidRDefault="0069576F" w:rsidP="0069576F">
      <w:pPr>
        <w:pStyle w:val="Heading4"/>
        <w:ind w:firstLine="720"/>
      </w:pPr>
      <w:r>
        <w:t>3.1</w:t>
      </w:r>
      <w:r w:rsidR="00EA559E" w:rsidRPr="008028CF">
        <w:t>. Phương pháp nghiên cứu lý thuyế</w:t>
      </w:r>
      <w:r>
        <w:t>t</w:t>
      </w:r>
    </w:p>
    <w:p w:rsidR="002F5CEC" w:rsidRPr="008615B5" w:rsidRDefault="00EA559E" w:rsidP="008615B5">
      <w:pPr>
        <w:spacing w:after="0" w:line="312" w:lineRule="auto"/>
        <w:ind w:firstLine="720"/>
        <w:jc w:val="both"/>
        <w:rPr>
          <w:rFonts w:ascii="Times New Roman" w:hAnsi="Times New Roman" w:cs="Times New Roman"/>
          <w:color w:val="000000" w:themeColor="text1"/>
          <w:sz w:val="26"/>
          <w:szCs w:val="26"/>
        </w:rPr>
      </w:pPr>
      <w:r w:rsidRPr="008615B5">
        <w:rPr>
          <w:rFonts w:ascii="Times New Roman" w:hAnsi="Times New Roman" w:cs="Times New Roman"/>
          <w:color w:val="000000" w:themeColor="text1"/>
          <w:sz w:val="26"/>
          <w:szCs w:val="26"/>
        </w:rPr>
        <w:t xml:space="preserve">- Nghiên cứu hệ thống </w:t>
      </w:r>
      <w:r w:rsidR="002F5CEC" w:rsidRPr="008615B5">
        <w:rPr>
          <w:rFonts w:ascii="Times New Roman" w:hAnsi="Times New Roman" w:cs="Times New Roman"/>
          <w:color w:val="000000" w:themeColor="text1"/>
          <w:sz w:val="26"/>
          <w:szCs w:val="26"/>
        </w:rPr>
        <w:t>quản lý thông tin tài sản hạ tầng đường cao tốc tại Tổng công ty đầu tư phát triển đường cao tốc Việt Nam;</w:t>
      </w:r>
    </w:p>
    <w:p w:rsidR="002F5CEC" w:rsidRPr="008615B5" w:rsidRDefault="002F5CEC" w:rsidP="008615B5">
      <w:pPr>
        <w:spacing w:after="0" w:line="312" w:lineRule="auto"/>
        <w:ind w:firstLine="720"/>
        <w:jc w:val="both"/>
        <w:rPr>
          <w:rFonts w:ascii="Times New Roman" w:hAnsi="Times New Roman" w:cs="Times New Roman"/>
          <w:color w:val="000000" w:themeColor="text1"/>
          <w:sz w:val="26"/>
          <w:szCs w:val="26"/>
        </w:rPr>
      </w:pPr>
      <w:r w:rsidRPr="008615B5">
        <w:rPr>
          <w:rFonts w:ascii="Times New Roman" w:hAnsi="Times New Roman" w:cs="Times New Roman"/>
          <w:color w:val="000000" w:themeColor="text1"/>
          <w:sz w:val="26"/>
          <w:szCs w:val="26"/>
        </w:rPr>
        <w:t>- Các tài liệu liên quan đến nghiệp vụ quản lý thông tin tài sản hạ tầng cầu đường</w:t>
      </w:r>
      <w:r w:rsidR="005F51D1" w:rsidRPr="008615B5">
        <w:rPr>
          <w:rFonts w:ascii="Times New Roman" w:hAnsi="Times New Roman" w:cs="Times New Roman"/>
          <w:color w:val="000000" w:themeColor="text1"/>
          <w:sz w:val="26"/>
          <w:szCs w:val="26"/>
        </w:rPr>
        <w:t xml:space="preserve"> bộ</w:t>
      </w:r>
      <w:r w:rsidRPr="008615B5">
        <w:rPr>
          <w:rFonts w:ascii="Times New Roman" w:hAnsi="Times New Roman" w:cs="Times New Roman"/>
          <w:color w:val="000000" w:themeColor="text1"/>
          <w:sz w:val="26"/>
          <w:szCs w:val="26"/>
        </w:rPr>
        <w:t xml:space="preserve"> cao tốc.</w:t>
      </w:r>
    </w:p>
    <w:p w:rsidR="0069576F" w:rsidRDefault="0069576F" w:rsidP="0069576F">
      <w:pPr>
        <w:pStyle w:val="Heading4"/>
        <w:ind w:firstLine="720"/>
      </w:pPr>
      <w:r>
        <w:t>3.2. Phương pháp quan sát</w:t>
      </w:r>
    </w:p>
    <w:p w:rsidR="000414BC" w:rsidRPr="008615B5" w:rsidRDefault="00EA559E" w:rsidP="008615B5">
      <w:pPr>
        <w:spacing w:after="0" w:line="312" w:lineRule="auto"/>
        <w:ind w:firstLine="720"/>
        <w:jc w:val="both"/>
        <w:rPr>
          <w:rFonts w:ascii="Times New Roman" w:hAnsi="Times New Roman" w:cs="Times New Roman"/>
          <w:color w:val="000000" w:themeColor="text1"/>
          <w:sz w:val="26"/>
          <w:szCs w:val="26"/>
        </w:rPr>
      </w:pPr>
      <w:r w:rsidRPr="008615B5">
        <w:rPr>
          <w:rFonts w:ascii="Times New Roman" w:hAnsi="Times New Roman" w:cs="Times New Roman"/>
          <w:color w:val="000000" w:themeColor="text1"/>
          <w:sz w:val="26"/>
          <w:szCs w:val="26"/>
        </w:rPr>
        <w:t>Quan sát cách thức quản lý</w:t>
      </w:r>
      <w:r w:rsidR="00BA07A3" w:rsidRPr="008615B5">
        <w:rPr>
          <w:rFonts w:ascii="Times New Roman" w:hAnsi="Times New Roman" w:cs="Times New Roman"/>
          <w:color w:val="000000" w:themeColor="text1"/>
          <w:sz w:val="26"/>
          <w:szCs w:val="26"/>
        </w:rPr>
        <w:t xml:space="preserve"> tài sản hạ tầng</w:t>
      </w:r>
      <w:r w:rsidRPr="008615B5">
        <w:rPr>
          <w:rFonts w:ascii="Times New Roman" w:hAnsi="Times New Roman" w:cs="Times New Roman"/>
          <w:color w:val="000000" w:themeColor="text1"/>
          <w:sz w:val="26"/>
          <w:szCs w:val="26"/>
        </w:rPr>
        <w:t xml:space="preserve"> </w:t>
      </w:r>
      <w:r w:rsidR="000414BC" w:rsidRPr="008615B5">
        <w:rPr>
          <w:rFonts w:ascii="Times New Roman" w:hAnsi="Times New Roman" w:cs="Times New Roman"/>
          <w:color w:val="000000" w:themeColor="text1"/>
          <w:sz w:val="26"/>
          <w:szCs w:val="26"/>
        </w:rPr>
        <w:t>tại Tổng công ty đầu tư phát triển đường cao tốc Việt Nam</w:t>
      </w:r>
      <w:r w:rsidRPr="008615B5">
        <w:rPr>
          <w:rFonts w:ascii="Times New Roman" w:hAnsi="Times New Roman" w:cs="Times New Roman"/>
          <w:color w:val="000000" w:themeColor="text1"/>
          <w:sz w:val="26"/>
          <w:szCs w:val="26"/>
        </w:rPr>
        <w:t>.</w:t>
      </w:r>
    </w:p>
    <w:p w:rsidR="000414BC" w:rsidRPr="008028CF" w:rsidRDefault="00845672" w:rsidP="00735E59">
      <w:pPr>
        <w:pStyle w:val="Heading4"/>
        <w:ind w:firstLine="720"/>
      </w:pPr>
      <w:r>
        <w:t>3.3</w:t>
      </w:r>
      <w:r w:rsidR="000414BC" w:rsidRPr="008028CF">
        <w:t xml:space="preserve">. </w:t>
      </w:r>
      <w:r w:rsidR="00EA559E" w:rsidRPr="008028CF">
        <w:t>Phương pháp phỏng vấ</w:t>
      </w:r>
      <w:r w:rsidR="00735E59">
        <w:t>n</w:t>
      </w:r>
    </w:p>
    <w:p w:rsidR="00C8086B" w:rsidRPr="003B2418" w:rsidRDefault="000414BC"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 xml:space="preserve">- </w:t>
      </w:r>
      <w:r w:rsidR="00EA559E" w:rsidRPr="003B2418">
        <w:rPr>
          <w:rFonts w:ascii="Times New Roman" w:hAnsi="Times New Roman" w:cs="Times New Roman"/>
          <w:color w:val="000000" w:themeColor="text1"/>
          <w:sz w:val="26"/>
          <w:szCs w:val="26"/>
        </w:rPr>
        <w:t xml:space="preserve">Tìm hiểu ý tưởng quản lý </w:t>
      </w:r>
      <w:r w:rsidR="00C8086B" w:rsidRPr="003B2418">
        <w:rPr>
          <w:rFonts w:ascii="Times New Roman" w:hAnsi="Times New Roman" w:cs="Times New Roman"/>
          <w:color w:val="000000" w:themeColor="text1"/>
          <w:sz w:val="26"/>
          <w:szCs w:val="26"/>
        </w:rPr>
        <w:t xml:space="preserve">tài sản hạ tầng đường cao tốc tại </w:t>
      </w:r>
      <w:r w:rsidR="00280287" w:rsidRPr="003B2418">
        <w:rPr>
          <w:rFonts w:ascii="Times New Roman" w:hAnsi="Times New Roman" w:cs="Times New Roman"/>
          <w:color w:val="000000" w:themeColor="text1"/>
          <w:sz w:val="26"/>
          <w:szCs w:val="26"/>
        </w:rPr>
        <w:t>đơn vị</w:t>
      </w:r>
      <w:r w:rsidR="00C02949" w:rsidRPr="003B2418">
        <w:rPr>
          <w:rFonts w:ascii="Times New Roman" w:hAnsi="Times New Roman" w:cs="Times New Roman"/>
          <w:color w:val="000000" w:themeColor="text1"/>
          <w:sz w:val="26"/>
          <w:szCs w:val="26"/>
        </w:rPr>
        <w:t>;</w:t>
      </w:r>
    </w:p>
    <w:p w:rsidR="00C0763A" w:rsidRPr="003B2418" w:rsidRDefault="00C8086B"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 xml:space="preserve">- </w:t>
      </w:r>
      <w:r w:rsidR="00EA559E" w:rsidRPr="003B2418">
        <w:rPr>
          <w:rFonts w:ascii="Times New Roman" w:hAnsi="Times New Roman" w:cs="Times New Roman"/>
          <w:color w:val="000000" w:themeColor="text1"/>
          <w:sz w:val="26"/>
          <w:szCs w:val="26"/>
        </w:rPr>
        <w:t>T</w:t>
      </w:r>
      <w:r w:rsidRPr="003B2418">
        <w:rPr>
          <w:rFonts w:ascii="Times New Roman" w:hAnsi="Times New Roman" w:cs="Times New Roman"/>
          <w:color w:val="000000" w:themeColor="text1"/>
          <w:sz w:val="26"/>
          <w:szCs w:val="26"/>
        </w:rPr>
        <w:t>ì</w:t>
      </w:r>
      <w:r w:rsidR="00EA559E" w:rsidRPr="003B2418">
        <w:rPr>
          <w:rFonts w:ascii="Times New Roman" w:hAnsi="Times New Roman" w:cs="Times New Roman"/>
          <w:color w:val="000000" w:themeColor="text1"/>
          <w:sz w:val="26"/>
          <w:szCs w:val="26"/>
        </w:rPr>
        <w:t xml:space="preserve">m hiểu quá trình quản lý </w:t>
      </w:r>
      <w:r w:rsidR="00280287" w:rsidRPr="003B2418">
        <w:rPr>
          <w:rFonts w:ascii="Times New Roman" w:hAnsi="Times New Roman" w:cs="Times New Roman"/>
          <w:color w:val="000000" w:themeColor="text1"/>
          <w:sz w:val="26"/>
          <w:szCs w:val="26"/>
        </w:rPr>
        <w:t>tại đơn vị</w:t>
      </w:r>
      <w:r w:rsidR="00C02949" w:rsidRPr="003B2418">
        <w:rPr>
          <w:rFonts w:ascii="Times New Roman" w:hAnsi="Times New Roman" w:cs="Times New Roman"/>
          <w:color w:val="000000" w:themeColor="text1"/>
          <w:sz w:val="26"/>
          <w:szCs w:val="26"/>
        </w:rPr>
        <w:t>;</w:t>
      </w:r>
    </w:p>
    <w:p w:rsidR="00627864" w:rsidRPr="003B2418" w:rsidRDefault="00C0763A"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 xml:space="preserve">- </w:t>
      </w:r>
      <w:r w:rsidR="00EA559E" w:rsidRPr="003B2418">
        <w:rPr>
          <w:rFonts w:ascii="Times New Roman" w:hAnsi="Times New Roman" w:cs="Times New Roman"/>
          <w:color w:val="000000" w:themeColor="text1"/>
          <w:sz w:val="26"/>
          <w:szCs w:val="26"/>
        </w:rPr>
        <w:t>Tìm hiểu việc áp dụng</w:t>
      </w:r>
      <w:r w:rsidR="00627864" w:rsidRPr="003B2418">
        <w:rPr>
          <w:rFonts w:ascii="Times New Roman" w:hAnsi="Times New Roman" w:cs="Times New Roman"/>
          <w:color w:val="000000" w:themeColor="text1"/>
          <w:sz w:val="26"/>
          <w:szCs w:val="26"/>
        </w:rPr>
        <w:t xml:space="preserve"> </w:t>
      </w:r>
      <w:r w:rsidR="00EA559E" w:rsidRPr="003B2418">
        <w:rPr>
          <w:rFonts w:ascii="Times New Roman" w:hAnsi="Times New Roman" w:cs="Times New Roman"/>
          <w:color w:val="000000" w:themeColor="text1"/>
          <w:sz w:val="26"/>
          <w:szCs w:val="26"/>
        </w:rPr>
        <w:t xml:space="preserve">hệ thống quản lý hiện tại </w:t>
      </w:r>
      <w:r w:rsidR="00C8135A" w:rsidRPr="003B2418">
        <w:rPr>
          <w:rFonts w:ascii="Times New Roman" w:hAnsi="Times New Roman" w:cs="Times New Roman"/>
          <w:color w:val="000000" w:themeColor="text1"/>
          <w:sz w:val="26"/>
          <w:szCs w:val="26"/>
        </w:rPr>
        <w:t xml:space="preserve">của </w:t>
      </w:r>
      <w:r w:rsidR="00627864" w:rsidRPr="003B2418">
        <w:rPr>
          <w:rFonts w:ascii="Times New Roman" w:hAnsi="Times New Roman" w:cs="Times New Roman"/>
          <w:color w:val="000000" w:themeColor="text1"/>
          <w:sz w:val="26"/>
          <w:szCs w:val="26"/>
        </w:rPr>
        <w:t>đơn vị</w:t>
      </w:r>
      <w:r w:rsidR="00EA559E" w:rsidRPr="003B2418">
        <w:rPr>
          <w:rFonts w:ascii="Times New Roman" w:hAnsi="Times New Roman" w:cs="Times New Roman"/>
          <w:color w:val="000000" w:themeColor="text1"/>
          <w:sz w:val="26"/>
          <w:szCs w:val="26"/>
        </w:rPr>
        <w:t>.</w:t>
      </w:r>
    </w:p>
    <w:p w:rsidR="00CE1F0A" w:rsidRDefault="00CE1F0A" w:rsidP="00CE1F0A">
      <w:pPr>
        <w:pStyle w:val="Heading4"/>
        <w:ind w:firstLine="720"/>
      </w:pPr>
      <w:r>
        <w:t>3.4</w:t>
      </w:r>
      <w:r w:rsidR="00627864" w:rsidRPr="008028CF">
        <w:t xml:space="preserve">. </w:t>
      </w:r>
      <w:r w:rsidR="00EA559E" w:rsidRPr="008028CF">
        <w:t>Phương pháp điều tr</w:t>
      </w:r>
      <w:r w:rsidR="00C92EEE" w:rsidRPr="008028CF">
        <w:t>a</w:t>
      </w:r>
    </w:p>
    <w:p w:rsidR="00D409A1" w:rsidRPr="003B2418" w:rsidRDefault="00EA559E"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Điều tra, phân tích tình trạng, số</w:t>
      </w:r>
      <w:r w:rsidR="00FA5DBE" w:rsidRPr="003B2418">
        <w:rPr>
          <w:rFonts w:ascii="Times New Roman" w:hAnsi="Times New Roman" w:cs="Times New Roman"/>
          <w:color w:val="000000" w:themeColor="text1"/>
          <w:sz w:val="26"/>
          <w:szCs w:val="26"/>
        </w:rPr>
        <w:t xml:space="preserve"> </w:t>
      </w:r>
      <w:r w:rsidRPr="003B2418">
        <w:rPr>
          <w:rFonts w:ascii="Times New Roman" w:hAnsi="Times New Roman" w:cs="Times New Roman"/>
          <w:color w:val="000000" w:themeColor="text1"/>
          <w:sz w:val="26"/>
          <w:szCs w:val="26"/>
        </w:rPr>
        <w:t xml:space="preserve">lượng </w:t>
      </w:r>
      <w:r w:rsidR="00FA5DBE" w:rsidRPr="003B2418">
        <w:rPr>
          <w:rFonts w:ascii="Times New Roman" w:hAnsi="Times New Roman" w:cs="Times New Roman"/>
          <w:color w:val="000000" w:themeColor="text1"/>
          <w:sz w:val="26"/>
          <w:szCs w:val="26"/>
        </w:rPr>
        <w:t>nhân viên</w:t>
      </w:r>
      <w:r w:rsidRPr="003B2418">
        <w:rPr>
          <w:rFonts w:ascii="Times New Roman" w:hAnsi="Times New Roman" w:cs="Times New Roman"/>
          <w:color w:val="000000" w:themeColor="text1"/>
          <w:sz w:val="26"/>
          <w:szCs w:val="26"/>
        </w:rPr>
        <w:t>, phòng ban, tài sả</w:t>
      </w:r>
      <w:r w:rsidR="00D409A1" w:rsidRPr="003B2418">
        <w:rPr>
          <w:rFonts w:ascii="Times New Roman" w:hAnsi="Times New Roman" w:cs="Times New Roman"/>
          <w:color w:val="000000" w:themeColor="text1"/>
          <w:sz w:val="26"/>
          <w:szCs w:val="26"/>
        </w:rPr>
        <w:t>n...</w:t>
      </w:r>
    </w:p>
    <w:p w:rsidR="00C657D2" w:rsidRDefault="00C657D2" w:rsidP="00C657D2">
      <w:pPr>
        <w:pStyle w:val="Heading4"/>
        <w:ind w:firstLine="720"/>
      </w:pPr>
      <w:r>
        <w:t>3.5</w:t>
      </w:r>
      <w:r w:rsidR="00D409A1" w:rsidRPr="008028CF">
        <w:t xml:space="preserve">. </w:t>
      </w:r>
      <w:r w:rsidR="00EA559E" w:rsidRPr="008028CF">
        <w:t>Phương pháp nghiên cứu sản phẩm hoạt độ</w:t>
      </w:r>
      <w:r>
        <w:t>ng</w:t>
      </w:r>
    </w:p>
    <w:p w:rsidR="00552FBD" w:rsidRPr="003B2418" w:rsidRDefault="00EA559E"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Hiệu quả quản lý bằng hệ</w:t>
      </w:r>
      <w:r w:rsidR="00F858BD" w:rsidRPr="003B2418">
        <w:rPr>
          <w:rFonts w:ascii="Times New Roman" w:hAnsi="Times New Roman" w:cs="Times New Roman"/>
          <w:color w:val="000000" w:themeColor="text1"/>
          <w:sz w:val="26"/>
          <w:szCs w:val="26"/>
        </w:rPr>
        <w:t xml:space="preserve"> </w:t>
      </w:r>
      <w:r w:rsidRPr="003B2418">
        <w:rPr>
          <w:rFonts w:ascii="Times New Roman" w:hAnsi="Times New Roman" w:cs="Times New Roman"/>
          <w:color w:val="000000" w:themeColor="text1"/>
          <w:sz w:val="26"/>
          <w:szCs w:val="26"/>
        </w:rPr>
        <w:t xml:space="preserve">thống hiện tại </w:t>
      </w:r>
      <w:r w:rsidR="00F858BD" w:rsidRPr="003B2418">
        <w:rPr>
          <w:rFonts w:ascii="Times New Roman" w:hAnsi="Times New Roman" w:cs="Times New Roman"/>
          <w:color w:val="000000" w:themeColor="text1"/>
          <w:sz w:val="26"/>
          <w:szCs w:val="26"/>
        </w:rPr>
        <w:t>tại đơn vị</w:t>
      </w:r>
      <w:r w:rsidR="00552FBD" w:rsidRPr="003B2418">
        <w:rPr>
          <w:rFonts w:ascii="Times New Roman" w:hAnsi="Times New Roman" w:cs="Times New Roman"/>
          <w:color w:val="000000" w:themeColor="text1"/>
          <w:sz w:val="26"/>
          <w:szCs w:val="26"/>
        </w:rPr>
        <w:t>.</w:t>
      </w:r>
    </w:p>
    <w:p w:rsidR="00A859B4" w:rsidRDefault="00A859B4" w:rsidP="00A859B4">
      <w:pPr>
        <w:pStyle w:val="Heading4"/>
        <w:ind w:firstLine="720"/>
      </w:pPr>
      <w:r>
        <w:t>3.6</w:t>
      </w:r>
      <w:r w:rsidR="00552FBD" w:rsidRPr="008028CF">
        <w:t xml:space="preserve">. </w:t>
      </w:r>
      <w:r w:rsidR="00EA559E" w:rsidRPr="008028CF">
        <w:t>Phương pháp khả</w:t>
      </w:r>
      <w:r>
        <w:t>o sát</w:t>
      </w:r>
    </w:p>
    <w:p w:rsidR="00EA559E" w:rsidRPr="003B2418" w:rsidRDefault="00EA559E"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Khảo sát thực tế</w:t>
      </w:r>
      <w:r w:rsidR="002C14E4" w:rsidRPr="003B2418">
        <w:rPr>
          <w:rFonts w:ascii="Times New Roman" w:hAnsi="Times New Roman" w:cs="Times New Roman"/>
          <w:color w:val="000000" w:themeColor="text1"/>
          <w:sz w:val="26"/>
          <w:szCs w:val="26"/>
        </w:rPr>
        <w:t xml:space="preserve"> </w:t>
      </w:r>
      <w:r w:rsidRPr="003B2418">
        <w:rPr>
          <w:rFonts w:ascii="Times New Roman" w:hAnsi="Times New Roman" w:cs="Times New Roman"/>
          <w:color w:val="000000" w:themeColor="text1"/>
          <w:sz w:val="26"/>
          <w:szCs w:val="26"/>
        </w:rPr>
        <w:t>(</w:t>
      </w:r>
      <w:r w:rsidR="002C14E4" w:rsidRPr="003B2418">
        <w:rPr>
          <w:rFonts w:ascii="Times New Roman" w:hAnsi="Times New Roman" w:cs="Times New Roman"/>
          <w:color w:val="000000" w:themeColor="text1"/>
          <w:sz w:val="26"/>
          <w:szCs w:val="26"/>
        </w:rPr>
        <w:t>cụ thể là tại Tổng công ty đầu tư phát triển đường cao tốc Việt Nam</w:t>
      </w:r>
      <w:r w:rsidRPr="003B2418">
        <w:rPr>
          <w:rFonts w:ascii="Times New Roman" w:hAnsi="Times New Roman" w:cs="Times New Roman"/>
          <w:color w:val="000000" w:themeColor="text1"/>
          <w:sz w:val="26"/>
          <w:szCs w:val="26"/>
        </w:rPr>
        <w:t>)</w:t>
      </w:r>
      <w:r w:rsidR="00366163" w:rsidRPr="003B2418">
        <w:rPr>
          <w:rFonts w:ascii="Times New Roman" w:hAnsi="Times New Roman" w:cs="Times New Roman"/>
          <w:color w:val="000000" w:themeColor="text1"/>
          <w:sz w:val="26"/>
          <w:szCs w:val="26"/>
        </w:rPr>
        <w:t>.</w:t>
      </w:r>
    </w:p>
    <w:p w:rsidR="00B25AEA" w:rsidRPr="008028CF" w:rsidRDefault="004B3ECE" w:rsidP="00716B43">
      <w:pPr>
        <w:pStyle w:val="Heading2"/>
        <w:ind w:firstLine="720"/>
      </w:pPr>
      <w:bookmarkStart w:id="9" w:name="_Toc8936944"/>
      <w:r w:rsidRPr="008028CF">
        <w:t>4</w:t>
      </w:r>
      <w:r w:rsidR="00D85FDA" w:rsidRPr="008028CF">
        <w:t>. Ý nghĩa</w:t>
      </w:r>
      <w:r w:rsidR="00B25AEA" w:rsidRPr="008028CF">
        <w:t xml:space="preserve"> của đề tài</w:t>
      </w:r>
      <w:bookmarkEnd w:id="9"/>
    </w:p>
    <w:p w:rsidR="00BD78AF" w:rsidRPr="00BD78AF" w:rsidRDefault="00640027" w:rsidP="00BD78AF">
      <w:pPr>
        <w:pStyle w:val="Heading4"/>
      </w:pPr>
      <w:r w:rsidRPr="00BD78AF">
        <w:tab/>
      </w:r>
      <w:r w:rsidR="00BD78AF" w:rsidRPr="00BD78AF">
        <w:rPr>
          <w:rStyle w:val="Heading4Char"/>
          <w:i/>
          <w:iCs/>
        </w:rPr>
        <w:t>4.1</w:t>
      </w:r>
      <w:r w:rsidRPr="00BD78AF">
        <w:rPr>
          <w:rStyle w:val="Heading4Char"/>
          <w:i/>
          <w:iCs/>
        </w:rPr>
        <w:t>. Ý nghĩa lý luận của đề tài</w:t>
      </w:r>
    </w:p>
    <w:p w:rsidR="00640027" w:rsidRPr="003B2418" w:rsidRDefault="00640027"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Toàn bộ chương trình và bản thuyết minh của đề tài sẽ trở thành tài liệu nghiên cứu, tham khảo nhanh, dễ hiểu, thiết thực cho mọi người yêu thích bộ môn Công nghệ phần mềm và ứng dụng, đặc biệt là trong lĩnh vực xây dựng ứng dụng trên môi trường PHP&amp;MySQL.</w:t>
      </w:r>
      <w:r w:rsidR="007D4F8B" w:rsidRPr="003B2418">
        <w:rPr>
          <w:rFonts w:ascii="Times New Roman" w:hAnsi="Times New Roman" w:cs="Times New Roman"/>
          <w:color w:val="000000" w:themeColor="text1"/>
          <w:sz w:val="26"/>
          <w:szCs w:val="26"/>
        </w:rPr>
        <w:t xml:space="preserve"> Bên cạnh đó, tài liệu khảo sát cũng hỗ trợ rất thiết thực</w:t>
      </w:r>
      <w:r w:rsidR="00DD775B" w:rsidRPr="003B2418">
        <w:rPr>
          <w:rFonts w:ascii="Times New Roman" w:hAnsi="Times New Roman" w:cs="Times New Roman"/>
          <w:color w:val="000000" w:themeColor="text1"/>
          <w:sz w:val="26"/>
          <w:szCs w:val="26"/>
        </w:rPr>
        <w:t xml:space="preserve"> cho</w:t>
      </w:r>
      <w:r w:rsidR="007D4F8B" w:rsidRPr="003B2418">
        <w:rPr>
          <w:rFonts w:ascii="Times New Roman" w:hAnsi="Times New Roman" w:cs="Times New Roman"/>
          <w:color w:val="000000" w:themeColor="text1"/>
          <w:sz w:val="26"/>
          <w:szCs w:val="26"/>
        </w:rPr>
        <w:t xml:space="preserve"> mục tiêu xây dựng một hệ thống quản lý thông tin tài sản hạ tầng giao thông sau này.</w:t>
      </w:r>
    </w:p>
    <w:p w:rsidR="007D4F8B" w:rsidRPr="008028CF" w:rsidRDefault="007D4F8B" w:rsidP="00BD78AF">
      <w:pPr>
        <w:pStyle w:val="Heading4"/>
      </w:pPr>
      <w:r w:rsidRPr="008028CF">
        <w:tab/>
      </w:r>
      <w:r w:rsidR="00BD78AF">
        <w:t>4.2</w:t>
      </w:r>
      <w:r w:rsidRPr="008028CF">
        <w:t>. Ý nghĩa đối với người sử dụng hệ thố</w:t>
      </w:r>
      <w:r w:rsidR="00BD78AF">
        <w:t>ng website</w:t>
      </w:r>
    </w:p>
    <w:p w:rsidR="0005621F" w:rsidRPr="003B2418" w:rsidRDefault="0005621F"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 Có thể tra cứu, cập nhật, thống kê, kiểm tra thông tin tình trạng hệ thông tin cầu đường bộ cao tốc dễ dàng, thuận tiện;</w:t>
      </w:r>
    </w:p>
    <w:p w:rsidR="0005621F" w:rsidRPr="003B2418" w:rsidRDefault="0005621F"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 Căn cứ vào các thông tin tình trạng, có thể xây dựng kế hoạch thực hiện công tác kiểm tra hiện trường, xây dựng kế hoạch bảo trì, bảo dưỡng tài sản.</w:t>
      </w:r>
    </w:p>
    <w:p w:rsidR="00886BED" w:rsidRDefault="00886BED" w:rsidP="00886BED">
      <w:pPr>
        <w:pStyle w:val="Heading4"/>
        <w:ind w:firstLine="720"/>
      </w:pPr>
      <w:r>
        <w:lastRenderedPageBreak/>
        <w:t xml:space="preserve"> 4.3</w:t>
      </w:r>
      <w:r w:rsidR="0087661C" w:rsidRPr="008028CF">
        <w:t>. Ý nghĩa đối với cá nhân sinh viên</w:t>
      </w:r>
    </w:p>
    <w:p w:rsidR="0087661C" w:rsidRPr="003B2418" w:rsidRDefault="00857402"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Hoàn thành tốt đồ án tốt nghiệp chuyên ngành Công nghệ thông tin</w:t>
      </w:r>
      <w:r w:rsidR="00424A75" w:rsidRPr="003B2418">
        <w:rPr>
          <w:rFonts w:ascii="Times New Roman" w:hAnsi="Times New Roman" w:cs="Times New Roman"/>
          <w:color w:val="000000" w:themeColor="text1"/>
          <w:sz w:val="26"/>
          <w:szCs w:val="26"/>
        </w:rPr>
        <w:t>,</w:t>
      </w:r>
      <w:r w:rsidRPr="003B2418">
        <w:rPr>
          <w:rFonts w:ascii="Times New Roman" w:hAnsi="Times New Roman" w:cs="Times New Roman"/>
          <w:color w:val="000000" w:themeColor="text1"/>
          <w:sz w:val="26"/>
          <w:szCs w:val="26"/>
        </w:rPr>
        <w:t xml:space="preserve"> đồng thời qua đó nâng cao trình độ của bản thân.</w:t>
      </w:r>
    </w:p>
    <w:p w:rsidR="00F06EFC" w:rsidRPr="00F06EFC" w:rsidRDefault="00F06EFC" w:rsidP="00FF472E">
      <w:pPr>
        <w:pStyle w:val="Heading2"/>
        <w:ind w:firstLine="720"/>
      </w:pPr>
      <w:bookmarkStart w:id="10" w:name="_Toc8936945"/>
      <w:r w:rsidRPr="00F06EFC">
        <w:t>5. Kết cấu của đề tài</w:t>
      </w:r>
      <w:bookmarkEnd w:id="10"/>
    </w:p>
    <w:p w:rsidR="00F06EFC" w:rsidRPr="003B2418" w:rsidRDefault="00F06EFC" w:rsidP="003B2418">
      <w:pPr>
        <w:spacing w:after="0" w:line="312" w:lineRule="auto"/>
        <w:ind w:firstLine="720"/>
        <w:jc w:val="both"/>
        <w:rPr>
          <w:rFonts w:ascii="Times New Roman" w:hAnsi="Times New Roman" w:cs="Times New Roman"/>
          <w:color w:val="000000" w:themeColor="text1"/>
          <w:sz w:val="26"/>
          <w:szCs w:val="26"/>
        </w:rPr>
      </w:pPr>
      <w:r w:rsidRPr="003B2418">
        <w:rPr>
          <w:rFonts w:ascii="Times New Roman" w:hAnsi="Times New Roman" w:cs="Times New Roman"/>
          <w:color w:val="000000" w:themeColor="text1"/>
          <w:sz w:val="26"/>
          <w:szCs w:val="26"/>
        </w:rPr>
        <w:t>Nội dung đề tài gồm các chương:</w:t>
      </w:r>
    </w:p>
    <w:p w:rsidR="00F06EFC" w:rsidRPr="003B2418" w:rsidRDefault="00F06EFC" w:rsidP="003B2418">
      <w:pPr>
        <w:spacing w:after="0" w:line="312" w:lineRule="auto"/>
        <w:ind w:firstLine="720"/>
        <w:jc w:val="both"/>
        <w:rPr>
          <w:rFonts w:ascii="Times New Roman" w:hAnsi="Times New Roman" w:cs="Times New Roman"/>
          <w:color w:val="000000" w:themeColor="text1"/>
          <w:sz w:val="26"/>
          <w:szCs w:val="26"/>
        </w:rPr>
      </w:pPr>
      <w:r w:rsidRPr="00414C9D">
        <w:rPr>
          <w:rFonts w:ascii="Times New Roman" w:hAnsi="Times New Roman" w:cs="Times New Roman"/>
          <w:b/>
          <w:color w:val="000000" w:themeColor="text1"/>
          <w:sz w:val="26"/>
          <w:szCs w:val="26"/>
        </w:rPr>
        <w:t xml:space="preserve">Chương </w:t>
      </w:r>
      <w:r w:rsidR="003B2418" w:rsidRPr="00414C9D">
        <w:rPr>
          <w:rFonts w:ascii="Times New Roman" w:hAnsi="Times New Roman" w:cs="Times New Roman"/>
          <w:b/>
          <w:color w:val="000000" w:themeColor="text1"/>
          <w:sz w:val="26"/>
          <w:szCs w:val="26"/>
        </w:rPr>
        <w:t>1</w:t>
      </w:r>
      <w:r w:rsidR="007A0A61" w:rsidRPr="00414C9D">
        <w:rPr>
          <w:rFonts w:ascii="Times New Roman" w:hAnsi="Times New Roman" w:cs="Times New Roman"/>
          <w:b/>
          <w:color w:val="000000" w:themeColor="text1"/>
          <w:sz w:val="26"/>
          <w:szCs w:val="26"/>
        </w:rPr>
        <w:t>.</w:t>
      </w:r>
      <w:r w:rsidRPr="003B2418">
        <w:rPr>
          <w:rFonts w:ascii="Times New Roman" w:hAnsi="Times New Roman" w:cs="Times New Roman"/>
          <w:color w:val="000000" w:themeColor="text1"/>
          <w:sz w:val="26"/>
          <w:szCs w:val="26"/>
        </w:rPr>
        <w:t xml:space="preserve"> </w:t>
      </w:r>
      <w:r w:rsidR="00451B40" w:rsidRPr="003B2418">
        <w:rPr>
          <w:rFonts w:ascii="Times New Roman" w:hAnsi="Times New Roman" w:cs="Times New Roman"/>
          <w:color w:val="000000" w:themeColor="text1"/>
          <w:sz w:val="26"/>
          <w:szCs w:val="26"/>
        </w:rPr>
        <w:t>Ngôn ngữ lập trình và hệ quản trị cơ sở dữ liệu</w:t>
      </w:r>
    </w:p>
    <w:p w:rsidR="00F06EFC" w:rsidRPr="003B2418" w:rsidRDefault="00F06EFC" w:rsidP="003B2418">
      <w:pPr>
        <w:spacing w:after="0" w:line="312" w:lineRule="auto"/>
        <w:ind w:firstLine="720"/>
        <w:jc w:val="both"/>
        <w:rPr>
          <w:rFonts w:ascii="Times New Roman" w:hAnsi="Times New Roman" w:cs="Times New Roman"/>
          <w:color w:val="000000" w:themeColor="text1"/>
          <w:sz w:val="26"/>
          <w:szCs w:val="26"/>
        </w:rPr>
      </w:pPr>
      <w:r w:rsidRPr="00414C9D">
        <w:rPr>
          <w:rFonts w:ascii="Times New Roman" w:hAnsi="Times New Roman" w:cs="Times New Roman"/>
          <w:b/>
          <w:color w:val="000000" w:themeColor="text1"/>
          <w:sz w:val="26"/>
          <w:szCs w:val="26"/>
        </w:rPr>
        <w:t xml:space="preserve">Chương </w:t>
      </w:r>
      <w:r w:rsidR="003B2418" w:rsidRPr="00414C9D">
        <w:rPr>
          <w:rFonts w:ascii="Times New Roman" w:hAnsi="Times New Roman" w:cs="Times New Roman"/>
          <w:b/>
          <w:color w:val="000000" w:themeColor="text1"/>
          <w:sz w:val="26"/>
          <w:szCs w:val="26"/>
        </w:rPr>
        <w:t>2</w:t>
      </w:r>
      <w:r w:rsidR="007A0A61" w:rsidRPr="00414C9D">
        <w:rPr>
          <w:rFonts w:ascii="Times New Roman" w:hAnsi="Times New Roman" w:cs="Times New Roman"/>
          <w:b/>
          <w:color w:val="000000" w:themeColor="text1"/>
          <w:sz w:val="26"/>
          <w:szCs w:val="26"/>
        </w:rPr>
        <w:t>.</w:t>
      </w:r>
      <w:r w:rsidRPr="003B2418">
        <w:rPr>
          <w:rFonts w:ascii="Times New Roman" w:hAnsi="Times New Roman" w:cs="Times New Roman"/>
          <w:color w:val="000000" w:themeColor="text1"/>
          <w:sz w:val="26"/>
          <w:szCs w:val="26"/>
        </w:rPr>
        <w:t xml:space="preserve"> Phân tích thiết kế hệ thống</w:t>
      </w:r>
    </w:p>
    <w:p w:rsidR="00F06EFC" w:rsidRPr="003B2418" w:rsidRDefault="00F06EFC" w:rsidP="003B2418">
      <w:pPr>
        <w:spacing w:after="0" w:line="312" w:lineRule="auto"/>
        <w:ind w:firstLine="720"/>
        <w:jc w:val="both"/>
        <w:rPr>
          <w:rFonts w:ascii="Times New Roman" w:hAnsi="Times New Roman" w:cs="Times New Roman"/>
          <w:color w:val="000000" w:themeColor="text1"/>
          <w:sz w:val="26"/>
          <w:szCs w:val="26"/>
        </w:rPr>
      </w:pPr>
      <w:r w:rsidRPr="00414C9D">
        <w:rPr>
          <w:rFonts w:ascii="Times New Roman" w:hAnsi="Times New Roman" w:cs="Times New Roman"/>
          <w:b/>
          <w:color w:val="000000" w:themeColor="text1"/>
          <w:sz w:val="26"/>
          <w:szCs w:val="26"/>
        </w:rPr>
        <w:t xml:space="preserve">Chương </w:t>
      </w:r>
      <w:r w:rsidR="003B2418" w:rsidRPr="00414C9D">
        <w:rPr>
          <w:rFonts w:ascii="Times New Roman" w:hAnsi="Times New Roman" w:cs="Times New Roman"/>
          <w:b/>
          <w:color w:val="000000" w:themeColor="text1"/>
          <w:sz w:val="26"/>
          <w:szCs w:val="26"/>
        </w:rPr>
        <w:t>3</w:t>
      </w:r>
      <w:r w:rsidR="007A0A61" w:rsidRPr="00414C9D">
        <w:rPr>
          <w:rFonts w:ascii="Times New Roman" w:hAnsi="Times New Roman" w:cs="Times New Roman"/>
          <w:b/>
          <w:color w:val="000000" w:themeColor="text1"/>
          <w:sz w:val="26"/>
          <w:szCs w:val="26"/>
        </w:rPr>
        <w:t>.</w:t>
      </w:r>
      <w:r w:rsidRPr="003B2418">
        <w:rPr>
          <w:rFonts w:ascii="Times New Roman" w:hAnsi="Times New Roman" w:cs="Times New Roman"/>
          <w:color w:val="000000" w:themeColor="text1"/>
          <w:sz w:val="26"/>
          <w:szCs w:val="26"/>
        </w:rPr>
        <w:t xml:space="preserve"> </w:t>
      </w:r>
      <w:r w:rsidR="0040631F" w:rsidRPr="003B2418">
        <w:rPr>
          <w:rFonts w:ascii="Times New Roman" w:hAnsi="Times New Roman" w:cs="Times New Roman"/>
          <w:color w:val="000000" w:themeColor="text1"/>
          <w:sz w:val="26"/>
          <w:szCs w:val="26"/>
        </w:rPr>
        <w:t>Xây dựng chương trình</w:t>
      </w:r>
      <w:r w:rsidRPr="003B2418">
        <w:rPr>
          <w:rFonts w:ascii="Times New Roman" w:hAnsi="Times New Roman" w:cs="Times New Roman"/>
          <w:color w:val="000000" w:themeColor="text1"/>
          <w:sz w:val="26"/>
          <w:szCs w:val="26"/>
        </w:rPr>
        <w:t xml:space="preserve"> </w:t>
      </w:r>
    </w:p>
    <w:p w:rsidR="00F06EFC" w:rsidRPr="008028CF" w:rsidRDefault="00F06EFC" w:rsidP="008028CF">
      <w:pPr>
        <w:spacing w:after="120" w:line="360" w:lineRule="auto"/>
        <w:ind w:firstLine="720"/>
        <w:jc w:val="both"/>
        <w:rPr>
          <w:rFonts w:ascii="Times New Roman" w:hAnsi="Times New Roman" w:cs="Times New Roman"/>
          <w:sz w:val="27"/>
          <w:szCs w:val="27"/>
        </w:rPr>
      </w:pPr>
    </w:p>
    <w:p w:rsidR="00DF64E8" w:rsidRDefault="00DF64E8">
      <w:pPr>
        <w:rPr>
          <w:rFonts w:ascii="Times New Roman" w:eastAsiaTheme="majorEastAsia" w:hAnsi="Times New Roman" w:cstheme="majorBidi"/>
          <w:b/>
          <w:spacing w:val="-10"/>
          <w:kern w:val="28"/>
          <w:sz w:val="27"/>
          <w:szCs w:val="56"/>
        </w:rPr>
      </w:pPr>
      <w:r>
        <w:br w:type="page"/>
      </w:r>
    </w:p>
    <w:p w:rsidR="00BE4544" w:rsidRPr="008028CF" w:rsidRDefault="00FA15CF" w:rsidP="0042361A">
      <w:pPr>
        <w:pStyle w:val="Heading1"/>
      </w:pPr>
      <w:bookmarkStart w:id="11" w:name="_Toc8936946"/>
      <w:r w:rsidRPr="008028CF">
        <w:lastRenderedPageBreak/>
        <w:t xml:space="preserve">CHƯƠNG </w:t>
      </w:r>
      <w:r w:rsidR="00336ACD">
        <w:t>1</w:t>
      </w:r>
      <w:r w:rsidR="007A0A61">
        <w:t>.</w:t>
      </w:r>
      <w:r w:rsidR="00F4575A" w:rsidRPr="008028CF">
        <w:t xml:space="preserve"> </w:t>
      </w:r>
      <w:r w:rsidR="00D64610" w:rsidRPr="008028CF">
        <w:t>NGÔN NGỮ LẬP TRÌNH VÀ HỆ QUẢN TRỊ C</w:t>
      </w:r>
      <w:r w:rsidR="00187966" w:rsidRPr="008028CF">
        <w:t>SDL</w:t>
      </w:r>
      <w:bookmarkEnd w:id="11"/>
    </w:p>
    <w:p w:rsidR="006856A9" w:rsidRPr="008028CF" w:rsidRDefault="00E526EB" w:rsidP="001A43D8">
      <w:pPr>
        <w:pStyle w:val="Heading2"/>
        <w:ind w:firstLine="720"/>
      </w:pPr>
      <w:bookmarkStart w:id="12" w:name="_Toc8936947"/>
      <w:r w:rsidRPr="008028CF">
        <w:t>1</w:t>
      </w:r>
      <w:r w:rsidR="0005122C" w:rsidRPr="008028CF">
        <w:t>.1. Ngôn ngữ lập trình</w:t>
      </w:r>
      <w:bookmarkEnd w:id="12"/>
    </w:p>
    <w:p w:rsidR="008D2148" w:rsidRPr="00F65D2B" w:rsidRDefault="008D2148" w:rsidP="00F65D2B">
      <w:pPr>
        <w:spacing w:after="0" w:line="312" w:lineRule="auto"/>
        <w:ind w:firstLine="720"/>
        <w:jc w:val="both"/>
        <w:rPr>
          <w:rFonts w:ascii="Times New Roman" w:hAnsi="Times New Roman" w:cs="Times New Roman"/>
          <w:color w:val="000000" w:themeColor="text1"/>
          <w:sz w:val="26"/>
          <w:szCs w:val="26"/>
        </w:rPr>
      </w:pPr>
      <w:r w:rsidRPr="00F65D2B">
        <w:rPr>
          <w:rFonts w:ascii="Times New Roman" w:hAnsi="Times New Roman" w:cs="Times New Roman"/>
          <w:color w:val="000000" w:themeColor="text1"/>
          <w:sz w:val="26"/>
          <w:szCs w:val="26"/>
        </w:rPr>
        <w:t>Hiểu một cách đơn giản, ngôn ngữ lập trình là một loại ngôn ngữ đặc biệt được thiết kế để giúp các lập trình viên có thể dựa trên đó viết các chỉ dẫn để máy tính thực hiện một hoặc nhiều tác vụ cho trước.</w:t>
      </w:r>
    </w:p>
    <w:p w:rsidR="00956C05" w:rsidRDefault="00FE4DB7" w:rsidP="00956C05">
      <w:pPr>
        <w:keepNext/>
        <w:spacing w:after="120" w:line="360" w:lineRule="auto"/>
        <w:jc w:val="both"/>
      </w:pPr>
      <w:r w:rsidRPr="008028CF">
        <w:rPr>
          <w:rFonts w:ascii="Times New Roman" w:hAnsi="Times New Roman" w:cs="Times New Roman"/>
          <w:noProof/>
          <w:color w:val="000000" w:themeColor="text1"/>
          <w:sz w:val="27"/>
          <w:szCs w:val="27"/>
        </w:rPr>
        <w:drawing>
          <wp:inline distT="0" distB="0" distL="0" distR="0" wp14:anchorId="1FFC0A4D" wp14:editId="2323FA5A">
            <wp:extent cx="5579745" cy="3362325"/>
            <wp:effectExtent l="0" t="0" r="1905" b="9525"/>
            <wp:docPr id="4" name="Picture 4" descr="D:\Link-tink\Danh-gia-can-bo-2017-2018\Bao-cao-sang-kien-nam-2018\computer-langu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ink-tink\Danh-gia-can-bo-2017-2018\Bao-cao-sang-kien-nam-2018\computer-languag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6751" cy="3366547"/>
                    </a:xfrm>
                    <a:prstGeom prst="rect">
                      <a:avLst/>
                    </a:prstGeom>
                    <a:noFill/>
                    <a:ln>
                      <a:noFill/>
                    </a:ln>
                  </pic:spPr>
                </pic:pic>
              </a:graphicData>
            </a:graphic>
          </wp:inline>
        </w:drawing>
      </w:r>
    </w:p>
    <w:p w:rsidR="00956C05" w:rsidRDefault="00956C05" w:rsidP="00956C05">
      <w:pPr>
        <w:pStyle w:val="Caption"/>
        <w:spacing w:after="0"/>
        <w:jc w:val="center"/>
        <w:rPr>
          <w:rFonts w:ascii="Times New Roman" w:hAnsi="Times New Roman" w:cs="Times New Roman"/>
          <w:color w:val="auto"/>
          <w:sz w:val="26"/>
          <w:szCs w:val="26"/>
        </w:rPr>
      </w:pPr>
      <w:bookmarkStart w:id="13" w:name="_Toc5353782"/>
      <w:bookmarkStart w:id="14" w:name="_Toc5779633"/>
      <w:bookmarkStart w:id="15" w:name="_Toc8374058"/>
      <w:bookmarkStart w:id="16" w:name="_Toc8739530"/>
      <w:bookmarkStart w:id="17" w:name="_Toc8973511"/>
      <w:r w:rsidRPr="00956C05">
        <w:rPr>
          <w:rFonts w:ascii="Times New Roman" w:hAnsi="Times New Roman" w:cs="Times New Roman"/>
          <w:color w:val="auto"/>
          <w:sz w:val="26"/>
          <w:szCs w:val="26"/>
        </w:rPr>
        <w:t xml:space="preserve">Hình </w:t>
      </w:r>
      <w:r w:rsidRPr="00956C05">
        <w:rPr>
          <w:rFonts w:ascii="Times New Roman" w:hAnsi="Times New Roman" w:cs="Times New Roman"/>
          <w:color w:val="auto"/>
          <w:sz w:val="26"/>
          <w:szCs w:val="26"/>
        </w:rPr>
        <w:fldChar w:fldCharType="begin"/>
      </w:r>
      <w:r w:rsidRPr="00956C05">
        <w:rPr>
          <w:rFonts w:ascii="Times New Roman" w:hAnsi="Times New Roman" w:cs="Times New Roman"/>
          <w:color w:val="auto"/>
          <w:sz w:val="26"/>
          <w:szCs w:val="26"/>
        </w:rPr>
        <w:instrText xml:space="preserve"> SEQ Hình \* ARABIC </w:instrText>
      </w:r>
      <w:r w:rsidRPr="00956C05">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1</w:t>
      </w:r>
      <w:r w:rsidRPr="00956C05">
        <w:rPr>
          <w:rFonts w:ascii="Times New Roman" w:hAnsi="Times New Roman" w:cs="Times New Roman"/>
          <w:color w:val="auto"/>
          <w:sz w:val="26"/>
          <w:szCs w:val="26"/>
        </w:rPr>
        <w:fldChar w:fldCharType="end"/>
      </w:r>
      <w:r w:rsidRPr="00956C05">
        <w:rPr>
          <w:rFonts w:ascii="Times New Roman" w:hAnsi="Times New Roman" w:cs="Times New Roman"/>
          <w:color w:val="auto"/>
          <w:sz w:val="26"/>
          <w:szCs w:val="26"/>
        </w:rPr>
        <w:t>. Các ngôn ngữ lập trình phổ biến hiện nay</w:t>
      </w:r>
      <w:bookmarkEnd w:id="13"/>
      <w:bookmarkEnd w:id="14"/>
      <w:bookmarkEnd w:id="15"/>
      <w:bookmarkEnd w:id="16"/>
      <w:bookmarkEnd w:id="17"/>
    </w:p>
    <w:p w:rsidR="00956C05" w:rsidRDefault="00956C05" w:rsidP="00956C05">
      <w:pPr>
        <w:pStyle w:val="Caption"/>
        <w:spacing w:after="0"/>
        <w:jc w:val="center"/>
        <w:rPr>
          <w:rFonts w:ascii="Times New Roman" w:hAnsi="Times New Roman" w:cs="Times New Roman"/>
          <w:color w:val="auto"/>
          <w:sz w:val="26"/>
          <w:szCs w:val="26"/>
        </w:rPr>
      </w:pPr>
      <w:r w:rsidRPr="00956C05">
        <w:rPr>
          <w:rFonts w:ascii="Times New Roman" w:hAnsi="Times New Roman" w:cs="Times New Roman"/>
          <w:color w:val="auto"/>
          <w:sz w:val="26"/>
          <w:szCs w:val="26"/>
        </w:rPr>
        <w:t xml:space="preserve">(Nguồn: </w:t>
      </w:r>
      <w:hyperlink r:id="rId9" w:history="1">
        <w:r w:rsidR="00113461" w:rsidRPr="00321DDC">
          <w:rPr>
            <w:rStyle w:val="Hyperlink"/>
            <w:rFonts w:ascii="Times New Roman" w:hAnsi="Times New Roman" w:cs="Times New Roman"/>
            <w:sz w:val="26"/>
            <w:szCs w:val="26"/>
          </w:rPr>
          <w:t>http://statisticstimes.com/tech/top-computer-languages.php</w:t>
        </w:r>
      </w:hyperlink>
      <w:r w:rsidRPr="00956C05">
        <w:rPr>
          <w:rFonts w:ascii="Times New Roman" w:hAnsi="Times New Roman" w:cs="Times New Roman"/>
          <w:color w:val="auto"/>
          <w:sz w:val="26"/>
          <w:szCs w:val="26"/>
        </w:rPr>
        <w:t>)</w:t>
      </w:r>
    </w:p>
    <w:p w:rsidR="00113461" w:rsidRPr="00F65D2B" w:rsidRDefault="00113461" w:rsidP="00F65D2B">
      <w:pPr>
        <w:spacing w:after="0" w:line="312" w:lineRule="auto"/>
        <w:ind w:firstLine="720"/>
        <w:jc w:val="both"/>
        <w:rPr>
          <w:rFonts w:ascii="Times New Roman" w:hAnsi="Times New Roman" w:cs="Times New Roman"/>
          <w:color w:val="000000" w:themeColor="text1"/>
          <w:sz w:val="26"/>
          <w:szCs w:val="26"/>
        </w:rPr>
      </w:pPr>
    </w:p>
    <w:p w:rsidR="00D76EA5" w:rsidRPr="00F65D2B" w:rsidRDefault="00E11F88" w:rsidP="00F65D2B">
      <w:pPr>
        <w:spacing w:after="0" w:line="312" w:lineRule="auto"/>
        <w:ind w:firstLine="720"/>
        <w:jc w:val="both"/>
        <w:rPr>
          <w:rFonts w:ascii="Times New Roman" w:hAnsi="Times New Roman" w:cs="Times New Roman"/>
          <w:color w:val="000000" w:themeColor="text1"/>
          <w:sz w:val="26"/>
          <w:szCs w:val="26"/>
        </w:rPr>
      </w:pPr>
      <w:r w:rsidRPr="00F65D2B">
        <w:rPr>
          <w:rFonts w:ascii="Times New Roman" w:hAnsi="Times New Roman" w:cs="Times New Roman"/>
          <w:color w:val="000000" w:themeColor="text1"/>
          <w:sz w:val="26"/>
          <w:szCs w:val="26"/>
        </w:rPr>
        <w:t xml:space="preserve">Hiện </w:t>
      </w:r>
      <w:r w:rsidR="004107FF" w:rsidRPr="00F65D2B">
        <w:rPr>
          <w:rFonts w:ascii="Times New Roman" w:hAnsi="Times New Roman" w:cs="Times New Roman"/>
          <w:color w:val="000000" w:themeColor="text1"/>
          <w:sz w:val="26"/>
          <w:szCs w:val="26"/>
        </w:rPr>
        <w:t>nay</w:t>
      </w:r>
      <w:r w:rsidRPr="00F65D2B">
        <w:rPr>
          <w:rFonts w:ascii="Times New Roman" w:hAnsi="Times New Roman" w:cs="Times New Roman"/>
          <w:color w:val="000000" w:themeColor="text1"/>
          <w:sz w:val="26"/>
          <w:szCs w:val="26"/>
        </w:rPr>
        <w:t xml:space="preserve">, có hàng </w:t>
      </w:r>
      <w:r w:rsidR="00E0724F" w:rsidRPr="00F65D2B">
        <w:rPr>
          <w:rFonts w:ascii="Times New Roman" w:hAnsi="Times New Roman" w:cs="Times New Roman"/>
          <w:color w:val="000000" w:themeColor="text1"/>
          <w:sz w:val="26"/>
          <w:szCs w:val="26"/>
        </w:rPr>
        <w:t>trăm</w:t>
      </w:r>
      <w:r w:rsidRPr="00F65D2B">
        <w:rPr>
          <w:rFonts w:ascii="Times New Roman" w:hAnsi="Times New Roman" w:cs="Times New Roman"/>
          <w:color w:val="000000" w:themeColor="text1"/>
          <w:sz w:val="26"/>
          <w:szCs w:val="26"/>
        </w:rPr>
        <w:t xml:space="preserve"> ngôn ngữ lập trình khác nhau, tuy nhiên có rất ít trong số đó là được nhiều người biết đến và sử dụng phổ biến. </w:t>
      </w:r>
      <w:r w:rsidR="006B0E3E" w:rsidRPr="00F65D2B">
        <w:rPr>
          <w:rFonts w:ascii="Times New Roman" w:hAnsi="Times New Roman" w:cs="Times New Roman"/>
          <w:color w:val="000000" w:themeColor="text1"/>
          <w:sz w:val="26"/>
          <w:szCs w:val="26"/>
        </w:rPr>
        <w:t>Một số ngôn ngữ lập trình phổ biến hiện nay như: Java, C/C++, Python, C#, Javascript, PHP, Go, Ruby, Perl…</w:t>
      </w:r>
    </w:p>
    <w:p w:rsidR="006B0E3E" w:rsidRPr="008028CF" w:rsidRDefault="00E526EB" w:rsidP="00DF2AEC">
      <w:pPr>
        <w:pStyle w:val="Heading2"/>
        <w:ind w:firstLine="720"/>
      </w:pPr>
      <w:bookmarkStart w:id="18" w:name="_Toc8936948"/>
      <w:r w:rsidRPr="008028CF">
        <w:t>1</w:t>
      </w:r>
      <w:r w:rsidR="00FD0217" w:rsidRPr="008028CF">
        <w:t>.2</w:t>
      </w:r>
      <w:r w:rsidR="00FC7BF5" w:rsidRPr="008028CF">
        <w:t>. Ngôn ngữ lập trình PHP</w:t>
      </w:r>
      <w:bookmarkEnd w:id="18"/>
    </w:p>
    <w:p w:rsidR="00BF1814" w:rsidRPr="001316E4" w:rsidRDefault="00BF181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PHP - viết tắt hồi quy của "Hypertext Preprocessor", là một ngôn ngữ lập trình kịch bản được chạy ở phía server nhằm sinh ra mã html trên client. PHP đã trải qua rất nhiều phiên bản và được tối ưu hóa cho các ứng dụng web, với cách viết mã rõ rãng, tốc độ nhanh, dễ học nên PHP đã trở thành một ngôn ngữ lập trình web rất phổ biến và được ưa chuộng.</w:t>
      </w:r>
    </w:p>
    <w:p w:rsidR="00BF1814" w:rsidRPr="001316E4" w:rsidRDefault="00BF181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PHP chạy trên môi trường Webserver và lưu trữ dữ liệu thông qua hệ quản trị cơ sở dữ liệu nên PHP thường đi kèm với Apache, MySQL và hệ điều hành Linux (LAMP).</w:t>
      </w:r>
    </w:p>
    <w:p w:rsidR="00BF1814" w:rsidRPr="001316E4" w:rsidRDefault="00BF181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Apache là một phần mềm web server có nhiệm vụ tiếp nhận request từ trình duyệt người dùng sau đó chuyển giao cho PHP xử lý và gửi trả lại cho trình duyệt.</w:t>
      </w:r>
    </w:p>
    <w:p w:rsidR="00BF1814" w:rsidRPr="001316E4" w:rsidRDefault="00BF181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lastRenderedPageBreak/>
        <w:t>MySQL cũng tương tự như các hệ quản trị cơ sở dữ liệu khác (Postgress, Oracle, SQL server...) đóng vai trò là nơi lưu trữ và truy vấn dữ liệu.</w:t>
      </w:r>
    </w:p>
    <w:p w:rsidR="00E47C0D" w:rsidRPr="001316E4" w:rsidRDefault="00BF181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Linux: Hệ điều hành mã nguồn mở được sử dụng rất rộng rãi cho các webserver. Thông thường các phiên bản được sử dụng nhiều nhất là RedHat Enterprise Linux, Ubuntu...</w:t>
      </w:r>
    </w:p>
    <w:p w:rsidR="00BF1814" w:rsidRPr="008028CF" w:rsidRDefault="005B6317" w:rsidP="005B6317">
      <w:pPr>
        <w:pStyle w:val="Heading4"/>
        <w:ind w:firstLine="720"/>
        <w:rPr>
          <w:shd w:val="clear" w:color="auto" w:fill="FFFFFF"/>
        </w:rPr>
      </w:pPr>
      <w:r>
        <w:rPr>
          <w:shd w:val="clear" w:color="auto" w:fill="FFFFFF"/>
        </w:rPr>
        <w:t>1.2.1</w:t>
      </w:r>
      <w:r w:rsidR="009E695A" w:rsidRPr="008028CF">
        <w:rPr>
          <w:shd w:val="clear" w:color="auto" w:fill="FFFFFF"/>
        </w:rPr>
        <w:t xml:space="preserve">. </w:t>
      </w:r>
      <w:r w:rsidR="006537FC" w:rsidRPr="008028CF">
        <w:rPr>
          <w:shd w:val="clear" w:color="auto" w:fill="FFFFFF"/>
        </w:rPr>
        <w:t xml:space="preserve">Ứng dựng sử dụng ngôn ngữ </w:t>
      </w:r>
      <w:r w:rsidR="00207CBB" w:rsidRPr="008028CF">
        <w:rPr>
          <w:shd w:val="clear" w:color="auto" w:fill="FFFFFF"/>
        </w:rPr>
        <w:t>PHP hoạt động như thế nào?</w:t>
      </w:r>
    </w:p>
    <w:p w:rsidR="00D7481F" w:rsidRDefault="000A0D2B" w:rsidP="00D7481F">
      <w:pPr>
        <w:keepNext/>
        <w:spacing w:after="120" w:line="360" w:lineRule="auto"/>
        <w:jc w:val="both"/>
      </w:pPr>
      <w:r w:rsidRPr="008028CF">
        <w:rPr>
          <w:rFonts w:ascii="Times New Roman" w:hAnsi="Times New Roman" w:cs="Times New Roman"/>
          <w:noProof/>
          <w:sz w:val="27"/>
          <w:szCs w:val="27"/>
        </w:rPr>
        <w:drawing>
          <wp:inline distT="0" distB="0" distL="0" distR="0" wp14:anchorId="36480206" wp14:editId="038263EB">
            <wp:extent cx="5564464" cy="2200275"/>
            <wp:effectExtent l="0" t="0" r="0" b="0"/>
            <wp:docPr id="3" name="Picture 3" descr="Káº¿t quáº£ hÃ¬nh áº£nh cho PHP va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PHP va MySQ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3051" cy="2203670"/>
                    </a:xfrm>
                    <a:prstGeom prst="rect">
                      <a:avLst/>
                    </a:prstGeom>
                    <a:noFill/>
                    <a:ln>
                      <a:noFill/>
                    </a:ln>
                  </pic:spPr>
                </pic:pic>
              </a:graphicData>
            </a:graphic>
          </wp:inline>
        </w:drawing>
      </w:r>
    </w:p>
    <w:p w:rsidR="000A0D2B" w:rsidRDefault="00D7481F" w:rsidP="00F72B10">
      <w:pPr>
        <w:pStyle w:val="Caption"/>
        <w:spacing w:before="120" w:after="120" w:line="312" w:lineRule="auto"/>
        <w:jc w:val="center"/>
        <w:rPr>
          <w:rFonts w:ascii="Times New Roman" w:hAnsi="Times New Roman" w:cs="Times New Roman"/>
          <w:color w:val="auto"/>
          <w:sz w:val="26"/>
          <w:szCs w:val="26"/>
        </w:rPr>
      </w:pPr>
      <w:bookmarkStart w:id="19" w:name="_Toc5352456"/>
      <w:bookmarkStart w:id="20" w:name="_Toc5353783"/>
      <w:bookmarkStart w:id="21" w:name="_Toc5779634"/>
      <w:bookmarkStart w:id="22" w:name="_Toc8374059"/>
      <w:bookmarkStart w:id="23" w:name="_Toc8739531"/>
      <w:bookmarkStart w:id="24" w:name="_Toc8973512"/>
      <w:r w:rsidRPr="00D7481F">
        <w:rPr>
          <w:rFonts w:ascii="Times New Roman" w:hAnsi="Times New Roman" w:cs="Times New Roman"/>
          <w:color w:val="auto"/>
          <w:sz w:val="26"/>
          <w:szCs w:val="26"/>
        </w:rPr>
        <w:t xml:space="preserve">Hình </w:t>
      </w:r>
      <w:r w:rsidR="00956C05">
        <w:rPr>
          <w:rFonts w:ascii="Times New Roman" w:hAnsi="Times New Roman" w:cs="Times New Roman"/>
          <w:color w:val="auto"/>
          <w:sz w:val="26"/>
          <w:szCs w:val="26"/>
        </w:rPr>
        <w:fldChar w:fldCharType="begin"/>
      </w:r>
      <w:r w:rsidR="00956C05">
        <w:rPr>
          <w:rFonts w:ascii="Times New Roman" w:hAnsi="Times New Roman" w:cs="Times New Roman"/>
          <w:color w:val="auto"/>
          <w:sz w:val="26"/>
          <w:szCs w:val="26"/>
        </w:rPr>
        <w:instrText xml:space="preserve"> SEQ Hình \* ARABIC </w:instrText>
      </w:r>
      <w:r w:rsidR="00956C05">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2</w:t>
      </w:r>
      <w:r w:rsidR="00956C05">
        <w:rPr>
          <w:rFonts w:ascii="Times New Roman" w:hAnsi="Times New Roman" w:cs="Times New Roman"/>
          <w:color w:val="auto"/>
          <w:sz w:val="26"/>
          <w:szCs w:val="26"/>
        </w:rPr>
        <w:fldChar w:fldCharType="end"/>
      </w:r>
      <w:r w:rsidRPr="00D7481F">
        <w:rPr>
          <w:rFonts w:ascii="Times New Roman" w:hAnsi="Times New Roman" w:cs="Times New Roman"/>
          <w:color w:val="auto"/>
          <w:sz w:val="26"/>
          <w:szCs w:val="26"/>
        </w:rPr>
        <w:t>. Phương thức hoạt động của hệ thống sử dụng ngôn ngữ PHP</w:t>
      </w:r>
      <w:bookmarkEnd w:id="19"/>
      <w:bookmarkEnd w:id="20"/>
      <w:bookmarkEnd w:id="21"/>
      <w:bookmarkEnd w:id="22"/>
      <w:bookmarkEnd w:id="23"/>
      <w:bookmarkEnd w:id="24"/>
    </w:p>
    <w:p w:rsidR="00BF1814" w:rsidRPr="001316E4" w:rsidRDefault="002C6F57"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Khi người dùng gọi đến trang PHP thì Web server sẽ triệu gọi PHP Engine để phiên dịch trang PHP và trả dữ liệu về trình duyệt của người dùng bằng định dạng HTML. Quá trình này diễn ra khi người dùng tương tác với trang web và trang web cũng thay đổi theo tương ứng tạo thành trang web động.</w:t>
      </w:r>
    </w:p>
    <w:p w:rsidR="008F7393" w:rsidRPr="008028CF" w:rsidRDefault="00786787" w:rsidP="00786787">
      <w:pPr>
        <w:pStyle w:val="Heading4"/>
        <w:ind w:firstLine="720"/>
        <w:rPr>
          <w:shd w:val="clear" w:color="auto" w:fill="FFFFFF"/>
        </w:rPr>
      </w:pPr>
      <w:r>
        <w:rPr>
          <w:shd w:val="clear" w:color="auto" w:fill="FFFFFF"/>
        </w:rPr>
        <w:t>1.2.2</w:t>
      </w:r>
      <w:r w:rsidR="008F7393" w:rsidRPr="008028CF">
        <w:rPr>
          <w:shd w:val="clear" w:color="auto" w:fill="FFFFFF"/>
        </w:rPr>
        <w:t>. Tại sao sử dụng ngôn ngữ lập trình PHP?</w:t>
      </w:r>
    </w:p>
    <w:p w:rsidR="007B636B"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PHP là một ngôn ngữ lập trình, ngôn ngữ này hoạt động cận kề với webserver để thông dịch các yêu cầu từ trên world wide web, sau đó nhận các trả lời từ webserver chuyển tải đến trình duyệt web nhằm đáp ứng các nhu cầu đó. PHP có các đặc điểm nổi bật:</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PHP là ngôn ngữ mã nguồn mở;</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Tốc độ nhanh, dễ sử dụng;</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Chạy trên nhiều hệ điều hành;</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Truy cập được nhiều loại cơ sở dữ liệu;</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Luôn được cải tiến và cập nhật;</w:t>
      </w:r>
    </w:p>
    <w:p w:rsidR="00BF093F" w:rsidRPr="001316E4" w:rsidRDefault="00BF09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Tương thích với hầu hết các server hiện nay.</w:t>
      </w:r>
    </w:p>
    <w:p w:rsidR="00BF093F" w:rsidRPr="008028CF" w:rsidRDefault="00E03EF2" w:rsidP="00154830">
      <w:pPr>
        <w:pStyle w:val="Heading4"/>
        <w:spacing w:after="120"/>
        <w:ind w:firstLine="720"/>
        <w:rPr>
          <w:shd w:val="clear" w:color="auto" w:fill="FFFFFF"/>
        </w:rPr>
      </w:pPr>
      <w:r>
        <w:rPr>
          <w:shd w:val="clear" w:color="auto" w:fill="FFFFFF"/>
        </w:rPr>
        <w:t>1.2.3</w:t>
      </w:r>
      <w:r w:rsidR="00BF093F" w:rsidRPr="008028CF">
        <w:rPr>
          <w:shd w:val="clear" w:color="auto" w:fill="FFFFFF"/>
        </w:rPr>
        <w:t>. Ưu điểm của PHP</w:t>
      </w:r>
    </w:p>
    <w:p w:rsidR="00D806B4" w:rsidRPr="001316E4" w:rsidRDefault="002E484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6F548F" w:rsidRPr="001316E4">
        <w:rPr>
          <w:rFonts w:ascii="Times New Roman" w:hAnsi="Times New Roman" w:cs="Times New Roman"/>
          <w:color w:val="000000" w:themeColor="text1"/>
          <w:sz w:val="26"/>
          <w:szCs w:val="26"/>
        </w:rPr>
        <w:t>PHP thực hiện chương trình với tốc độ rất nhanh và hiệu quả</w:t>
      </w:r>
      <w:r w:rsidRPr="001316E4">
        <w:rPr>
          <w:rFonts w:ascii="Times New Roman" w:hAnsi="Times New Roman" w:cs="Times New Roman"/>
          <w:color w:val="000000" w:themeColor="text1"/>
          <w:sz w:val="26"/>
          <w:szCs w:val="26"/>
        </w:rPr>
        <w:t>.</w:t>
      </w:r>
    </w:p>
    <w:p w:rsidR="005B0636" w:rsidRPr="001316E4" w:rsidRDefault="005B0636"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lastRenderedPageBreak/>
        <w:t>- PHP hỗ trợ kết nối với nhiều hệ quản trị cơ sở dữ liệu khác nhau như: MySQL, PostgreSQL, Oracle… Ngoài ra còn hỗ trợ kết nối tới ODBC, thông qua đó có thể kết nối với nhiều ngôn ngữ khác nhau mà ODBC hỗ trợ.</w:t>
      </w:r>
    </w:p>
    <w:p w:rsidR="007F6D9F" w:rsidRPr="001316E4" w:rsidRDefault="007F6D9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PHP cung cấp một hệ thống ưu việt phong phú và ngày càng phát triển. Do PHP ngay từ đàu được thiết kế nhằm mục đích xây dựng và phát triển các ứng dụng trên nền Web nên PHP cung cấp rất nhiều hàm xây dựng sẵn giúp thực hiện các công việc rất dễ dàng: gửi/nhận mail, làm việc với cookie…</w:t>
      </w:r>
    </w:p>
    <w:p w:rsidR="00E91069" w:rsidRPr="001316E4" w:rsidRDefault="00E91069"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PHP là một ngôn ngữ rất dễ dùng, dễ học và đơn giản hơn nhiều so với các ngôn ngữ khác như Perl, Java.</w:t>
      </w:r>
    </w:p>
    <w:p w:rsidR="00E91069" w:rsidRPr="001316E4" w:rsidRDefault="00E91069"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Đặc biệt, PHP là ngôn ngữ mã nguồn mở. Có nhiều phần mềm website mã nguồn mở được viết trên nền tảng PHP như: Joomla, WordPress, </w:t>
      </w:r>
      <w:r w:rsidR="00C27796" w:rsidRPr="001316E4">
        <w:rPr>
          <w:rFonts w:ascii="Times New Roman" w:hAnsi="Times New Roman" w:cs="Times New Roman"/>
          <w:color w:val="000000" w:themeColor="text1"/>
          <w:sz w:val="26"/>
          <w:szCs w:val="26"/>
        </w:rPr>
        <w:t>Drupal,</w:t>
      </w:r>
      <w:r w:rsidR="00223699" w:rsidRPr="001316E4">
        <w:rPr>
          <w:rFonts w:ascii="Times New Roman" w:hAnsi="Times New Roman" w:cs="Times New Roman"/>
          <w:color w:val="000000" w:themeColor="text1"/>
          <w:sz w:val="26"/>
          <w:szCs w:val="26"/>
        </w:rPr>
        <w:t xml:space="preserve"> </w:t>
      </w:r>
      <w:r w:rsidRPr="001316E4">
        <w:rPr>
          <w:rFonts w:ascii="Times New Roman" w:hAnsi="Times New Roman" w:cs="Times New Roman"/>
          <w:color w:val="000000" w:themeColor="text1"/>
          <w:sz w:val="26"/>
          <w:szCs w:val="26"/>
        </w:rPr>
        <w:t>…</w:t>
      </w:r>
      <w:r w:rsidR="00C27796" w:rsidRPr="001316E4">
        <w:rPr>
          <w:rFonts w:ascii="Times New Roman" w:hAnsi="Times New Roman" w:cs="Times New Roman"/>
          <w:color w:val="000000" w:themeColor="text1"/>
          <w:sz w:val="26"/>
          <w:szCs w:val="26"/>
        </w:rPr>
        <w:t xml:space="preserve"> cùng với rất nhiều các fram</w:t>
      </w:r>
      <w:r w:rsidR="009A57BB" w:rsidRPr="001316E4">
        <w:rPr>
          <w:rFonts w:ascii="Times New Roman" w:hAnsi="Times New Roman" w:cs="Times New Roman"/>
          <w:color w:val="000000" w:themeColor="text1"/>
          <w:sz w:val="26"/>
          <w:szCs w:val="26"/>
        </w:rPr>
        <w:t>e</w:t>
      </w:r>
      <w:r w:rsidR="00C27796" w:rsidRPr="001316E4">
        <w:rPr>
          <w:rFonts w:ascii="Times New Roman" w:hAnsi="Times New Roman" w:cs="Times New Roman"/>
          <w:color w:val="000000" w:themeColor="text1"/>
          <w:sz w:val="26"/>
          <w:szCs w:val="26"/>
        </w:rPr>
        <w:t>work nổi tiếng như: Laravel, Symfony, CodeIgniter, Yii, PhaIcon, CakePHP, Zend Framework, Slim, FuelPHP, PHPixie</w:t>
      </w:r>
      <w:r w:rsidR="008E0A4F" w:rsidRPr="001316E4">
        <w:rPr>
          <w:rFonts w:ascii="Times New Roman" w:hAnsi="Times New Roman" w:cs="Times New Roman"/>
          <w:color w:val="000000" w:themeColor="text1"/>
          <w:sz w:val="26"/>
          <w:szCs w:val="26"/>
        </w:rPr>
        <w:t>…</w:t>
      </w:r>
    </w:p>
    <w:p w:rsidR="00BF1814" w:rsidRPr="008028CF" w:rsidRDefault="00114083" w:rsidP="00D51FEF">
      <w:pPr>
        <w:pStyle w:val="Heading2"/>
        <w:ind w:firstLine="720"/>
      </w:pPr>
      <w:bookmarkStart w:id="25" w:name="_Toc8936949"/>
      <w:r w:rsidRPr="008028CF">
        <w:t>1</w:t>
      </w:r>
      <w:r w:rsidR="004221F3" w:rsidRPr="008028CF">
        <w:t>.</w:t>
      </w:r>
      <w:r w:rsidR="00B457E2" w:rsidRPr="008028CF">
        <w:t>3. Hệ quản trị cơ sở dữ liệu MyS</w:t>
      </w:r>
      <w:r w:rsidR="007D5116" w:rsidRPr="008028CF">
        <w:t>QL</w:t>
      </w:r>
      <w:bookmarkEnd w:id="25"/>
    </w:p>
    <w:p w:rsidR="00D054FC" w:rsidRPr="001316E4" w:rsidRDefault="00D054FC"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MySQL là hệ quản trị cơ sở dữ liệu tự do nguồn mở phổ biến nhất thế giới và được các nhà phát triển rất ưa chuộng trong quá trình phát triển ứng dụng.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w:t>
      </w:r>
      <w:r w:rsidR="004733AB" w:rsidRPr="001316E4">
        <w:rPr>
          <w:rFonts w:ascii="Times New Roman" w:hAnsi="Times New Roman" w:cs="Times New Roman"/>
          <w:color w:val="000000" w:themeColor="text1"/>
          <w:sz w:val="26"/>
          <w:szCs w:val="26"/>
        </w:rPr>
        <w:t>.</w:t>
      </w:r>
      <w:r w:rsidRPr="001316E4">
        <w:rPr>
          <w:rFonts w:ascii="Times New Roman" w:hAnsi="Times New Roman" w:cs="Times New Roman"/>
          <w:color w:val="000000" w:themeColor="text1"/>
          <w:sz w:val="26"/>
          <w:szCs w:val="26"/>
        </w:rPr>
        <w:t>..</w:t>
      </w:r>
    </w:p>
    <w:p w:rsidR="00D054FC" w:rsidRPr="001316E4" w:rsidRDefault="00D054FC"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MySQL được sử dụng cho việc bổ trợ NodeJs, PHP, Perl, và nhiều ngôn ngữ khác, làm nơi lưu trữ những thông tin trên các trang web viết bằng NodeJs, PHP hay Perl,</w:t>
      </w:r>
      <w:r w:rsidR="004733AB" w:rsidRPr="001316E4">
        <w:rPr>
          <w:rFonts w:ascii="Times New Roman" w:hAnsi="Times New Roman" w:cs="Times New Roman"/>
          <w:color w:val="000000" w:themeColor="text1"/>
          <w:sz w:val="26"/>
          <w:szCs w:val="26"/>
        </w:rPr>
        <w:t xml:space="preserve"> </w:t>
      </w:r>
      <w:r w:rsidRPr="001316E4">
        <w:rPr>
          <w:rFonts w:ascii="Times New Roman" w:hAnsi="Times New Roman" w:cs="Times New Roman"/>
          <w:color w:val="000000" w:themeColor="text1"/>
          <w:sz w:val="26"/>
          <w:szCs w:val="26"/>
        </w:rPr>
        <w:t>...</w:t>
      </w:r>
      <w:r w:rsidR="00E46A9F" w:rsidRPr="001316E4">
        <w:rPr>
          <w:rFonts w:ascii="Times New Roman" w:hAnsi="Times New Roman" w:cs="Times New Roman"/>
          <w:color w:val="000000" w:themeColor="text1"/>
          <w:sz w:val="26"/>
          <w:szCs w:val="26"/>
        </w:rPr>
        <w:t xml:space="preserve"> (Nguồn: https://vi.wikipedia.org)</w:t>
      </w:r>
    </w:p>
    <w:p w:rsidR="00C96843" w:rsidRPr="008028CF" w:rsidRDefault="00187922" w:rsidP="003F51BE">
      <w:pPr>
        <w:spacing w:after="0" w:line="312" w:lineRule="auto"/>
        <w:ind w:firstLine="720"/>
        <w:jc w:val="both"/>
        <w:rPr>
          <w:rFonts w:ascii="Times New Roman" w:hAnsi="Times New Roman" w:cs="Times New Roman"/>
          <w:b/>
          <w:i/>
          <w:color w:val="000000" w:themeColor="text1"/>
          <w:sz w:val="27"/>
          <w:szCs w:val="27"/>
        </w:rPr>
      </w:pPr>
      <w:r w:rsidRPr="008028CF">
        <w:rPr>
          <w:rFonts w:ascii="Times New Roman" w:hAnsi="Times New Roman" w:cs="Times New Roman"/>
          <w:b/>
          <w:i/>
          <w:color w:val="000000" w:themeColor="text1"/>
          <w:sz w:val="27"/>
          <w:szCs w:val="27"/>
        </w:rPr>
        <w:t>Ưu điểm của MySQL</w:t>
      </w:r>
    </w:p>
    <w:p w:rsidR="00C96843" w:rsidRPr="001316E4" w:rsidRDefault="00C70D23"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MySQL</w:t>
      </w:r>
      <w:r w:rsidR="00322723" w:rsidRPr="001316E4">
        <w:rPr>
          <w:rFonts w:ascii="Times New Roman" w:hAnsi="Times New Roman" w:cs="Times New Roman"/>
          <w:color w:val="000000" w:themeColor="text1"/>
          <w:sz w:val="26"/>
          <w:szCs w:val="26"/>
        </w:rPr>
        <w:t xml:space="preserve"> là</w:t>
      </w:r>
      <w:r w:rsidR="00C96843" w:rsidRPr="001316E4">
        <w:rPr>
          <w:rFonts w:ascii="Times New Roman" w:hAnsi="Times New Roman" w:cs="Times New Roman"/>
          <w:color w:val="000000" w:themeColor="text1"/>
          <w:sz w:val="26"/>
          <w:szCs w:val="26"/>
        </w:rPr>
        <w:t xml:space="preserve"> một hệ thống quản lý cơ sở dữ liệu miễn phí </w:t>
      </w:r>
      <w:r w:rsidR="00C515E1" w:rsidRPr="001316E4">
        <w:rPr>
          <w:rFonts w:ascii="Times New Roman" w:hAnsi="Times New Roman" w:cs="Times New Roman"/>
          <w:color w:val="000000" w:themeColor="text1"/>
          <w:sz w:val="26"/>
          <w:szCs w:val="26"/>
        </w:rPr>
        <w:t>hoặc</w:t>
      </w:r>
      <w:r w:rsidR="00C96843" w:rsidRPr="001316E4">
        <w:rPr>
          <w:rFonts w:ascii="Times New Roman" w:hAnsi="Times New Roman" w:cs="Times New Roman"/>
          <w:color w:val="000000" w:themeColor="text1"/>
          <w:sz w:val="26"/>
          <w:szCs w:val="26"/>
        </w:rPr>
        <w:t xml:space="preserve"> không đắt tiền, một vài thứ có sẵn để bạn chọn như: MySQL, mSQL, Postgres</w:t>
      </w:r>
      <w:r w:rsidR="003E7166" w:rsidRPr="001316E4">
        <w:rPr>
          <w:rFonts w:ascii="Times New Roman" w:hAnsi="Times New Roman" w:cs="Times New Roman"/>
          <w:color w:val="000000" w:themeColor="text1"/>
          <w:sz w:val="26"/>
          <w:szCs w:val="26"/>
        </w:rPr>
        <w:t xml:space="preserve">. </w:t>
      </w:r>
      <w:r w:rsidR="004B138A" w:rsidRPr="001316E4">
        <w:rPr>
          <w:rFonts w:ascii="Times New Roman" w:hAnsi="Times New Roman" w:cs="Times New Roman"/>
          <w:color w:val="000000" w:themeColor="text1"/>
          <w:sz w:val="26"/>
          <w:szCs w:val="26"/>
        </w:rPr>
        <w:t>Bên cạnh</w:t>
      </w:r>
      <w:r w:rsidR="00C96843" w:rsidRPr="001316E4">
        <w:rPr>
          <w:rFonts w:ascii="Times New Roman" w:hAnsi="Times New Roman" w:cs="Times New Roman"/>
          <w:color w:val="000000" w:themeColor="text1"/>
          <w:sz w:val="26"/>
          <w:szCs w:val="26"/>
        </w:rPr>
        <w:t xml:space="preserve"> đó, MySQL có nhiều đặc điểm cuốn hút:</w:t>
      </w:r>
    </w:p>
    <w:p w:rsidR="00C96843" w:rsidRPr="001316E4" w:rsidRDefault="00775D6A"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Tốc độ: MySQL rất nhanh. Những nhà phát triển cho rằng MySQL là cơ sở dữ liệu nhanh nhất mà bạn có thể có.</w:t>
      </w:r>
    </w:p>
    <w:p w:rsidR="00C96843" w:rsidRPr="001316E4" w:rsidRDefault="003B15D1"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Dễ sử dụng: MySQL tuy có tính năng cao nhưng thực sự là một hệ thống cơ sở dữ liệu rất đơn giản và ít phức tạp khi cài đặt và quản trị hơn các hệ thống lớ</w:t>
      </w:r>
      <w:r w:rsidR="00900E3E" w:rsidRPr="001316E4">
        <w:rPr>
          <w:rFonts w:ascii="Times New Roman" w:hAnsi="Times New Roman" w:cs="Times New Roman"/>
          <w:color w:val="000000" w:themeColor="text1"/>
          <w:sz w:val="26"/>
          <w:szCs w:val="26"/>
        </w:rPr>
        <w:t>n</w:t>
      </w:r>
      <w:r w:rsidR="00C96843" w:rsidRPr="001316E4">
        <w:rPr>
          <w:rFonts w:ascii="Times New Roman" w:hAnsi="Times New Roman" w:cs="Times New Roman"/>
          <w:color w:val="000000" w:themeColor="text1"/>
          <w:sz w:val="26"/>
          <w:szCs w:val="26"/>
        </w:rPr>
        <w:t>.</w:t>
      </w:r>
    </w:p>
    <w:p w:rsidR="00C96843" w:rsidRPr="001316E4" w:rsidRDefault="00933AC8"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Giá thành: MySQL là miễn phí cho hầu hết các việc sử dụng trong một tổ chức.</w:t>
      </w:r>
    </w:p>
    <w:p w:rsidR="00314B3F" w:rsidRPr="001316E4" w:rsidRDefault="00846543"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 xml:space="preserve">Hỗ trợ ngôn ngữ truy vấn: MySQL hiểu SQL, là ngôn ngữ của sự chọn lựa cho tất cả các hệ thống cơ sở dữ liệu hiện đại. </w:t>
      </w:r>
    </w:p>
    <w:p w:rsidR="00C96843" w:rsidRPr="001316E4" w:rsidRDefault="00314B3F"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lastRenderedPageBreak/>
        <w:t xml:space="preserve">- </w:t>
      </w:r>
      <w:r w:rsidR="00C96843" w:rsidRPr="001316E4">
        <w:rPr>
          <w:rFonts w:ascii="Times New Roman" w:hAnsi="Times New Roman" w:cs="Times New Roman"/>
          <w:color w:val="000000" w:themeColor="text1"/>
          <w:sz w:val="26"/>
          <w:szCs w:val="26"/>
        </w:rPr>
        <w:t>Năng lực: Nhiều client có thể truy cập đến server trong cùng một thời gian. Các client có thể sử dụng nhiều cơ sở dữ liệu một cách đồng thời. Bạn có thể truy cập MySQL tương tác với sử dụng một vài giao diện để bạn có thể đưa vào các truy vấn và xem các kết quả: các dòng yêu cầu của khách hàng, các trình duyệt Web…</w:t>
      </w:r>
    </w:p>
    <w:p w:rsidR="00C96843" w:rsidRPr="001316E4" w:rsidRDefault="00E6603D"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 xml:space="preserve">Kết nối và bảo mật: MySQL được nối mạng một cách đầy đủ, các cơ sở dữ liệu có thể được truy cập từ bất kỳ nơi nào trên Internet do đó bạn có thể chia sẽ dữ liệu của bạn với bất kỳ ai, bất kỳ nơi nào. Nhưng MySQL kiểm soát quyền truy cập cho nên người mà không </w:t>
      </w:r>
      <w:r w:rsidR="00D72CEA" w:rsidRPr="001316E4">
        <w:rPr>
          <w:rFonts w:ascii="Times New Roman" w:hAnsi="Times New Roman" w:cs="Times New Roman"/>
          <w:color w:val="000000" w:themeColor="text1"/>
          <w:sz w:val="26"/>
          <w:szCs w:val="26"/>
        </w:rPr>
        <w:t>cho phép</w:t>
      </w:r>
      <w:r w:rsidR="00C96843" w:rsidRPr="001316E4">
        <w:rPr>
          <w:rFonts w:ascii="Times New Roman" w:hAnsi="Times New Roman" w:cs="Times New Roman"/>
          <w:color w:val="000000" w:themeColor="text1"/>
          <w:sz w:val="26"/>
          <w:szCs w:val="26"/>
        </w:rPr>
        <w:t xml:space="preserve"> nhìn thấy dữ liệu của bạn thì không thể nhìn được.</w:t>
      </w:r>
    </w:p>
    <w:p w:rsidR="00C96843" w:rsidRPr="001316E4" w:rsidRDefault="007C2E90"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 xml:space="preserve">Tính linh động: MySQL chạy trên nhiều hệ thống UNIX cũng như không phải UNIX chẳng hạn như Windows hay OS/2. MySQL chạy được với mọi phần cứng từ các máy PC </w:t>
      </w:r>
      <w:r w:rsidRPr="001316E4">
        <w:rPr>
          <w:rFonts w:ascii="Times New Roman" w:hAnsi="Times New Roman" w:cs="Times New Roman"/>
          <w:color w:val="000000" w:themeColor="text1"/>
          <w:sz w:val="26"/>
          <w:szCs w:val="26"/>
        </w:rPr>
        <w:t>để bàn</w:t>
      </w:r>
      <w:r w:rsidR="00C96843" w:rsidRPr="001316E4">
        <w:rPr>
          <w:rFonts w:ascii="Times New Roman" w:hAnsi="Times New Roman" w:cs="Times New Roman"/>
          <w:color w:val="000000" w:themeColor="text1"/>
          <w:sz w:val="26"/>
          <w:szCs w:val="26"/>
        </w:rPr>
        <w:t xml:space="preserve"> cho đến các máy server.</w:t>
      </w:r>
    </w:p>
    <w:p w:rsidR="00C96843" w:rsidRPr="001316E4" w:rsidRDefault="00415A64"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 xml:space="preserve">Sự phân phối rộng: MySQL rất dễ dàng </w:t>
      </w:r>
      <w:r w:rsidR="006F2C9B" w:rsidRPr="001316E4">
        <w:rPr>
          <w:rFonts w:ascii="Times New Roman" w:hAnsi="Times New Roman" w:cs="Times New Roman"/>
          <w:color w:val="000000" w:themeColor="text1"/>
          <w:sz w:val="26"/>
          <w:szCs w:val="26"/>
        </w:rPr>
        <w:t>tìm hiểu và sử dụng.</w:t>
      </w:r>
    </w:p>
    <w:p w:rsidR="00D054FC" w:rsidRPr="001316E4" w:rsidRDefault="001C20A8"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 </w:t>
      </w:r>
      <w:r w:rsidR="00C96843" w:rsidRPr="001316E4">
        <w:rPr>
          <w:rFonts w:ascii="Times New Roman" w:hAnsi="Times New Roman" w:cs="Times New Roman"/>
          <w:color w:val="000000" w:themeColor="text1"/>
          <w:sz w:val="26"/>
          <w:szCs w:val="26"/>
        </w:rPr>
        <w:t xml:space="preserve">Sự hỗ trợ: </w:t>
      </w:r>
      <w:r w:rsidR="00151B01" w:rsidRPr="001316E4">
        <w:rPr>
          <w:rFonts w:ascii="Times New Roman" w:hAnsi="Times New Roman" w:cs="Times New Roman"/>
          <w:color w:val="000000" w:themeColor="text1"/>
          <w:sz w:val="26"/>
          <w:szCs w:val="26"/>
        </w:rPr>
        <w:t>C</w:t>
      </w:r>
      <w:r w:rsidR="00C96843" w:rsidRPr="001316E4">
        <w:rPr>
          <w:rFonts w:ascii="Times New Roman" w:hAnsi="Times New Roman" w:cs="Times New Roman"/>
          <w:color w:val="000000" w:themeColor="text1"/>
          <w:sz w:val="26"/>
          <w:szCs w:val="26"/>
        </w:rPr>
        <w:t>ác tài nguyên có sẵn mà MySQL hỗ trợ. Cộng đồng</w:t>
      </w:r>
      <w:r w:rsidR="00914148" w:rsidRPr="001316E4">
        <w:rPr>
          <w:rFonts w:ascii="Times New Roman" w:hAnsi="Times New Roman" w:cs="Times New Roman"/>
          <w:color w:val="000000" w:themeColor="text1"/>
          <w:sz w:val="26"/>
          <w:szCs w:val="26"/>
        </w:rPr>
        <w:t xml:space="preserve"> phát triển</w:t>
      </w:r>
      <w:r w:rsidR="00C96843" w:rsidRPr="001316E4">
        <w:rPr>
          <w:rFonts w:ascii="Times New Roman" w:hAnsi="Times New Roman" w:cs="Times New Roman"/>
          <w:color w:val="000000" w:themeColor="text1"/>
          <w:sz w:val="26"/>
          <w:szCs w:val="26"/>
        </w:rPr>
        <w:t xml:space="preserve"> MySQL rất</w:t>
      </w:r>
      <w:r w:rsidR="00914148" w:rsidRPr="001316E4">
        <w:rPr>
          <w:rFonts w:ascii="Times New Roman" w:hAnsi="Times New Roman" w:cs="Times New Roman"/>
          <w:color w:val="000000" w:themeColor="text1"/>
          <w:sz w:val="26"/>
          <w:szCs w:val="26"/>
        </w:rPr>
        <w:t xml:space="preserve"> rộng lớn và</w:t>
      </w:r>
      <w:r w:rsidR="00C96843" w:rsidRPr="001316E4">
        <w:rPr>
          <w:rFonts w:ascii="Times New Roman" w:hAnsi="Times New Roman" w:cs="Times New Roman"/>
          <w:color w:val="000000" w:themeColor="text1"/>
          <w:sz w:val="26"/>
          <w:szCs w:val="26"/>
        </w:rPr>
        <w:t xml:space="preserve"> có trách nhiệm</w:t>
      </w:r>
      <w:r w:rsidR="00914148" w:rsidRPr="001316E4">
        <w:rPr>
          <w:rFonts w:ascii="Times New Roman" w:hAnsi="Times New Roman" w:cs="Times New Roman"/>
          <w:color w:val="000000" w:themeColor="text1"/>
          <w:sz w:val="26"/>
          <w:szCs w:val="26"/>
        </w:rPr>
        <w:t xml:space="preserve"> trong việc hỗ trợ người sử dụng</w:t>
      </w:r>
      <w:r w:rsidR="00C96843" w:rsidRPr="001316E4">
        <w:rPr>
          <w:rFonts w:ascii="Times New Roman" w:hAnsi="Times New Roman" w:cs="Times New Roman"/>
          <w:color w:val="000000" w:themeColor="text1"/>
          <w:sz w:val="26"/>
          <w:szCs w:val="26"/>
        </w:rPr>
        <w:t xml:space="preserve">. </w:t>
      </w:r>
    </w:p>
    <w:p w:rsidR="006A58B6" w:rsidRPr="008028CF" w:rsidRDefault="00FE50C3" w:rsidP="00DE1E07">
      <w:pPr>
        <w:pStyle w:val="Heading2"/>
        <w:ind w:firstLine="720"/>
        <w:rPr>
          <w:rStyle w:val="HTMLCode"/>
          <w:rFonts w:ascii="Times New Roman" w:eastAsiaTheme="minorHAnsi" w:hAnsi="Times New Roman" w:cs="Times New Roman"/>
          <w:b w:val="0"/>
          <w:sz w:val="27"/>
          <w:szCs w:val="27"/>
        </w:rPr>
      </w:pPr>
      <w:bookmarkStart w:id="26" w:name="_Toc8936950"/>
      <w:r w:rsidRPr="008028CF">
        <w:t>1</w:t>
      </w:r>
      <w:r w:rsidR="00AE11CF" w:rsidRPr="008028CF">
        <w:t xml:space="preserve">.4. </w:t>
      </w:r>
      <w:r w:rsidR="00EB438F" w:rsidRPr="008028CF">
        <w:t>Máy chủ web</w:t>
      </w:r>
      <w:r w:rsidR="00AE11CF" w:rsidRPr="008028CF">
        <w:t xml:space="preserve"> Xampp</w:t>
      </w:r>
      <w:bookmarkEnd w:id="26"/>
      <w:r w:rsidR="00AE11CF" w:rsidRPr="008028CF">
        <w:rPr>
          <w:rStyle w:val="HTMLCode"/>
          <w:rFonts w:ascii="Times New Roman" w:eastAsiaTheme="minorHAnsi" w:hAnsi="Times New Roman" w:cs="Times New Roman"/>
          <w:sz w:val="27"/>
          <w:szCs w:val="27"/>
        </w:rPr>
        <w:t xml:space="preserve"> </w:t>
      </w:r>
    </w:p>
    <w:p w:rsidR="00464BA3" w:rsidRPr="001316E4" w:rsidRDefault="00875BAE"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Xampp là chương trình tạo máy chủ Web (Web Server) được tích hợp sẵn Apache, PHP, MySQL, FTP Server, Mail Server và các công cụ như phpMyAdmin. Không như Appserv, Xampp có chương trình quản lý khá tiện lợi, cho phép chủ động bật tắt hoặc khởi động lại các dịch vụ máy chủ bất kỳ</w:t>
      </w:r>
      <w:r w:rsidR="00464BA3" w:rsidRPr="001316E4">
        <w:rPr>
          <w:rFonts w:ascii="Times New Roman" w:hAnsi="Times New Roman" w:cs="Times New Roman"/>
          <w:color w:val="000000" w:themeColor="text1"/>
          <w:sz w:val="26"/>
          <w:szCs w:val="26"/>
        </w:rPr>
        <w:t xml:space="preserve"> lúc nào.</w:t>
      </w:r>
    </w:p>
    <w:p w:rsidR="00F55308" w:rsidRPr="001316E4" w:rsidRDefault="00875BAE"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 xml:space="preserve">Xampp là một mã nguồn mở máy chủ web đa nền được phát triển bởi Apache Friends, bao gồm chủ yếu là Apache HTTP Server, MariaDB database, và interpreters dành cho những đối tượng sử dụng ngôn ngữ PHP và Perl. Xampp là viết tắt của Cross-Platform (đa nền tảng-X), Apache (A), MariaDB (M), PHP (P) và Perl (P). Nó phân bố Apache 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ngôn ngữ lập trình (PHP) được gói gọn trong 1 tệp. Xampp cũng là 1 </w:t>
      </w:r>
      <w:r w:rsidR="001848EF" w:rsidRPr="001316E4">
        <w:rPr>
          <w:rFonts w:ascii="Times New Roman" w:hAnsi="Times New Roman" w:cs="Times New Roman"/>
          <w:color w:val="000000" w:themeColor="text1"/>
          <w:sz w:val="26"/>
          <w:szCs w:val="26"/>
        </w:rPr>
        <w:t xml:space="preserve">ứng dụng </w:t>
      </w:r>
      <w:r w:rsidRPr="001316E4">
        <w:rPr>
          <w:rFonts w:ascii="Times New Roman" w:hAnsi="Times New Roman" w:cs="Times New Roman"/>
          <w:color w:val="000000" w:themeColor="text1"/>
          <w:sz w:val="26"/>
          <w:szCs w:val="26"/>
        </w:rPr>
        <w:t>đa nền tảng vì nó có thể chạy tốt trên cả Linux, Windows và Mac. Hầu hết việc triển khai máy chủ web thực tế đều sử dụng cùng thành phần như X</w:t>
      </w:r>
      <w:r w:rsidR="00C14987" w:rsidRPr="001316E4">
        <w:rPr>
          <w:rFonts w:ascii="Times New Roman" w:hAnsi="Times New Roman" w:cs="Times New Roman"/>
          <w:color w:val="000000" w:themeColor="text1"/>
          <w:sz w:val="26"/>
          <w:szCs w:val="26"/>
        </w:rPr>
        <w:t>ampp</w:t>
      </w:r>
      <w:r w:rsidRPr="001316E4">
        <w:rPr>
          <w:rFonts w:ascii="Times New Roman" w:hAnsi="Times New Roman" w:cs="Times New Roman"/>
          <w:color w:val="000000" w:themeColor="text1"/>
          <w:sz w:val="26"/>
          <w:szCs w:val="26"/>
        </w:rPr>
        <w:t xml:space="preserve"> nên rất dễ dàng để chuyển từ máy chủ local sang máy chủ online.</w:t>
      </w:r>
    </w:p>
    <w:p w:rsidR="001877CF" w:rsidRPr="008028CF" w:rsidRDefault="00FE50C3" w:rsidP="00094A0C">
      <w:pPr>
        <w:pStyle w:val="Heading2"/>
        <w:ind w:firstLine="720"/>
      </w:pPr>
      <w:bookmarkStart w:id="27" w:name="_Toc8936951"/>
      <w:r w:rsidRPr="008028CF">
        <w:t>1</w:t>
      </w:r>
      <w:r w:rsidR="001877CF" w:rsidRPr="008028CF">
        <w:t>.5. Các framework lập trình sử dụng nền tảng PHP</w:t>
      </w:r>
      <w:bookmarkEnd w:id="27"/>
    </w:p>
    <w:p w:rsidR="00D91390" w:rsidRPr="001316E4" w:rsidRDefault="002B4B82" w:rsidP="001316E4">
      <w:pPr>
        <w:spacing w:after="0" w:line="312" w:lineRule="auto"/>
        <w:ind w:firstLine="720"/>
        <w:jc w:val="both"/>
        <w:rPr>
          <w:rFonts w:ascii="Times New Roman" w:hAnsi="Times New Roman" w:cs="Times New Roman"/>
          <w:color w:val="000000" w:themeColor="text1"/>
          <w:sz w:val="26"/>
          <w:szCs w:val="26"/>
        </w:rPr>
      </w:pPr>
      <w:r w:rsidRPr="001316E4">
        <w:rPr>
          <w:rFonts w:ascii="Times New Roman" w:hAnsi="Times New Roman" w:cs="Times New Roman"/>
          <w:color w:val="000000" w:themeColor="text1"/>
          <w:sz w:val="26"/>
          <w:szCs w:val="26"/>
        </w:rPr>
        <w:t>Hiện nay PHP đã được biết đến như là</w:t>
      </w:r>
      <w:r w:rsidR="009348E6" w:rsidRPr="001316E4">
        <w:rPr>
          <w:rFonts w:ascii="Times New Roman" w:hAnsi="Times New Roman" w:cs="Times New Roman"/>
          <w:color w:val="000000" w:themeColor="text1"/>
          <w:sz w:val="26"/>
          <w:szCs w:val="26"/>
        </w:rPr>
        <w:t xml:space="preserve"> một</w:t>
      </w:r>
      <w:r w:rsidRPr="001316E4">
        <w:rPr>
          <w:rFonts w:ascii="Times New Roman" w:hAnsi="Times New Roman" w:cs="Times New Roman"/>
          <w:color w:val="000000" w:themeColor="text1"/>
          <w:sz w:val="26"/>
          <w:szCs w:val="26"/>
        </w:rPr>
        <w:t xml:space="preserve"> trong những ngôn ngữ lập trình server-side phổ biến nhất trên thế giới. </w:t>
      </w:r>
      <w:r w:rsidR="00D91390" w:rsidRPr="001316E4">
        <w:rPr>
          <w:rFonts w:ascii="Times New Roman" w:hAnsi="Times New Roman" w:cs="Times New Roman"/>
          <w:color w:val="000000" w:themeColor="text1"/>
          <w:sz w:val="26"/>
          <w:szCs w:val="26"/>
        </w:rPr>
        <w:t>Theo đó, xu hướng</w:t>
      </w:r>
      <w:r w:rsidRPr="001316E4">
        <w:rPr>
          <w:rFonts w:ascii="Times New Roman" w:hAnsi="Times New Roman" w:cs="Times New Roman"/>
          <w:color w:val="000000" w:themeColor="text1"/>
          <w:sz w:val="26"/>
          <w:szCs w:val="26"/>
        </w:rPr>
        <w:t xml:space="preserve"> sử dụng các PHP Framework vì chúng giúp đẩy nhanh việc phát triển sản phẩm, dễ dàng cung cấp cho bạn những code cơ cấu tốt có thể tái sử dụng. Tránh cho người dùng khỏi những lo ngại về mức độ bảo mật. Thúc đẩy việc phát triển web giống như các công cụ lập trình hướng đối tượng. </w:t>
      </w:r>
    </w:p>
    <w:p w:rsidR="00900E3E" w:rsidRDefault="00D91390" w:rsidP="00900E3E">
      <w:pPr>
        <w:keepNext/>
        <w:spacing w:after="120" w:line="360" w:lineRule="auto"/>
        <w:jc w:val="center"/>
      </w:pPr>
      <w:r w:rsidRPr="008028CF">
        <w:rPr>
          <w:rFonts w:ascii="Times New Roman" w:hAnsi="Times New Roman" w:cs="Times New Roman"/>
          <w:noProof/>
          <w:sz w:val="27"/>
          <w:szCs w:val="27"/>
        </w:rPr>
        <w:lastRenderedPageBreak/>
        <w:drawing>
          <wp:inline distT="0" distB="0" distL="0" distR="0" wp14:anchorId="3C3FE9A4" wp14:editId="7AF3060D">
            <wp:extent cx="5760720" cy="3272288"/>
            <wp:effectExtent l="0" t="0" r="0" b="4445"/>
            <wp:docPr id="1" name="Picture 1" descr="D:\All-Back-up\IT\4\DoAnTotNghiep\top-php-frame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l-Back-up\IT\4\DoAnTotNghiep\top-php-framework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72288"/>
                    </a:xfrm>
                    <a:prstGeom prst="rect">
                      <a:avLst/>
                    </a:prstGeom>
                    <a:noFill/>
                    <a:ln>
                      <a:noFill/>
                    </a:ln>
                  </pic:spPr>
                </pic:pic>
              </a:graphicData>
            </a:graphic>
          </wp:inline>
        </w:drawing>
      </w:r>
    </w:p>
    <w:p w:rsidR="00D91390" w:rsidRPr="00900E3E" w:rsidRDefault="00900E3E" w:rsidP="00F72B10">
      <w:pPr>
        <w:pStyle w:val="Caption"/>
        <w:spacing w:before="120" w:after="120" w:line="312" w:lineRule="auto"/>
        <w:jc w:val="center"/>
        <w:rPr>
          <w:rFonts w:ascii="Times New Roman" w:hAnsi="Times New Roman" w:cs="Times New Roman"/>
          <w:color w:val="auto"/>
          <w:sz w:val="26"/>
          <w:szCs w:val="26"/>
        </w:rPr>
      </w:pPr>
      <w:bookmarkStart w:id="28" w:name="_Toc5352457"/>
      <w:bookmarkStart w:id="29" w:name="_Toc5353784"/>
      <w:bookmarkStart w:id="30" w:name="_Toc5779635"/>
      <w:bookmarkStart w:id="31" w:name="_Toc8374060"/>
      <w:bookmarkStart w:id="32" w:name="_Toc8739532"/>
      <w:bookmarkStart w:id="33" w:name="_Toc8973513"/>
      <w:r w:rsidRPr="00900E3E">
        <w:rPr>
          <w:rFonts w:ascii="Times New Roman" w:hAnsi="Times New Roman" w:cs="Times New Roman"/>
          <w:color w:val="auto"/>
          <w:sz w:val="26"/>
          <w:szCs w:val="26"/>
        </w:rPr>
        <w:t xml:space="preserve">Hình </w:t>
      </w:r>
      <w:r w:rsidR="00956C05">
        <w:rPr>
          <w:rFonts w:ascii="Times New Roman" w:hAnsi="Times New Roman" w:cs="Times New Roman"/>
          <w:color w:val="auto"/>
          <w:sz w:val="26"/>
          <w:szCs w:val="26"/>
        </w:rPr>
        <w:fldChar w:fldCharType="begin"/>
      </w:r>
      <w:r w:rsidR="00956C05">
        <w:rPr>
          <w:rFonts w:ascii="Times New Roman" w:hAnsi="Times New Roman" w:cs="Times New Roman"/>
          <w:color w:val="auto"/>
          <w:sz w:val="26"/>
          <w:szCs w:val="26"/>
        </w:rPr>
        <w:instrText xml:space="preserve"> SEQ Hình \* ARABIC </w:instrText>
      </w:r>
      <w:r w:rsidR="00956C05">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3</w:t>
      </w:r>
      <w:r w:rsidR="00956C05">
        <w:rPr>
          <w:rFonts w:ascii="Times New Roman" w:hAnsi="Times New Roman" w:cs="Times New Roman"/>
          <w:color w:val="auto"/>
          <w:sz w:val="26"/>
          <w:szCs w:val="26"/>
        </w:rPr>
        <w:fldChar w:fldCharType="end"/>
      </w:r>
      <w:r w:rsidRPr="00900E3E">
        <w:rPr>
          <w:rFonts w:ascii="Times New Roman" w:hAnsi="Times New Roman" w:cs="Times New Roman"/>
          <w:color w:val="auto"/>
          <w:sz w:val="26"/>
          <w:szCs w:val="26"/>
        </w:rPr>
        <w:t>. Các framework PHP phổ biến</w:t>
      </w:r>
      <w:bookmarkEnd w:id="28"/>
      <w:bookmarkEnd w:id="29"/>
      <w:bookmarkEnd w:id="30"/>
      <w:bookmarkEnd w:id="31"/>
      <w:bookmarkEnd w:id="32"/>
      <w:bookmarkEnd w:id="33"/>
    </w:p>
    <w:p w:rsidR="006C30E9" w:rsidRPr="007C0CE6" w:rsidRDefault="00F60BDA" w:rsidP="007C0CE6">
      <w:pPr>
        <w:pStyle w:val="Heading4"/>
        <w:ind w:firstLine="720"/>
      </w:pPr>
      <w:r w:rsidRPr="007C0CE6">
        <w:t>1.5.1.</w:t>
      </w:r>
      <w:r w:rsidR="002B4B82" w:rsidRPr="007C0CE6">
        <w:t xml:space="preserve"> </w:t>
      </w:r>
      <w:r w:rsidRPr="007C0CE6">
        <w:t>M</w:t>
      </w:r>
      <w:r w:rsidR="009C49EF" w:rsidRPr="007C0CE6">
        <w:t>ột số</w:t>
      </w:r>
      <w:r w:rsidR="002B4B82" w:rsidRPr="007C0CE6">
        <w:t xml:space="preserve"> PHP framework </w:t>
      </w:r>
      <w:r w:rsidR="007C0CE6" w:rsidRPr="007C0CE6">
        <w:t>phổ biến hiện nay</w:t>
      </w:r>
    </w:p>
    <w:p w:rsidR="00F06E9B" w:rsidRPr="007C0CE6" w:rsidRDefault="00914FDC" w:rsidP="007C0CE6">
      <w:pPr>
        <w:ind w:firstLine="720"/>
        <w:rPr>
          <w:rFonts w:ascii="Times New Roman" w:hAnsi="Times New Roman" w:cs="Times New Roman"/>
          <w:sz w:val="26"/>
          <w:szCs w:val="26"/>
        </w:rPr>
      </w:pPr>
      <w:r w:rsidRPr="007C0CE6">
        <w:rPr>
          <w:rFonts w:ascii="Times New Roman" w:hAnsi="Times New Roman" w:cs="Times New Roman"/>
          <w:sz w:val="26"/>
          <w:szCs w:val="26"/>
        </w:rPr>
        <w:t>1</w:t>
      </w:r>
      <w:r w:rsidR="00BD35A3" w:rsidRPr="007C0CE6">
        <w:rPr>
          <w:rFonts w:ascii="Times New Roman" w:hAnsi="Times New Roman" w:cs="Times New Roman"/>
          <w:sz w:val="26"/>
          <w:szCs w:val="26"/>
        </w:rPr>
        <w:t>. Laravel</w:t>
      </w:r>
    </w:p>
    <w:p w:rsidR="008B4532" w:rsidRDefault="0078620E"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 xml:space="preserve">Được phát hành vào năm 2011, Laravel giúp bạn triển khai ứng dụng một cách nhanh chóng hơn. Laravel cung cấp các videos hướng dẫn trên trang của mình với tên gọi là Laracasts. Những tính năng cơ bản của nó bao gồm: cho phép người sử dụng tích hợp Blade Templating Engine – đây chính là một templating framework tương tự như phương thức hoạt động của Smart Templating Engine. Thông qua việc sử dụng các thẻ tùy chỉnh và các hàm để phân tách mã code tốt hơn. Bên cạnh đó nó còn chứa một môi trường phát triển cục bộ khác với tên gọi là Homestead. </w:t>
      </w:r>
    </w:p>
    <w:p w:rsidR="008D082E" w:rsidRPr="00BA6611" w:rsidRDefault="008D082E" w:rsidP="00BA6611">
      <w:pPr>
        <w:spacing w:after="0" w:line="312" w:lineRule="auto"/>
        <w:ind w:firstLine="720"/>
        <w:jc w:val="both"/>
        <w:rPr>
          <w:rFonts w:ascii="Times New Roman" w:hAnsi="Times New Roman" w:cs="Times New Roman"/>
          <w:color w:val="000000" w:themeColor="text1"/>
          <w:sz w:val="26"/>
          <w:szCs w:val="26"/>
        </w:rPr>
      </w:pPr>
      <w:r w:rsidRPr="008D082E">
        <w:rPr>
          <w:rFonts w:ascii="Times New Roman" w:hAnsi="Times New Roman" w:cs="Times New Roman"/>
          <w:color w:val="000000" w:themeColor="text1"/>
          <w:sz w:val="26"/>
          <w:szCs w:val="26"/>
        </w:rPr>
        <w:t>Laravel nổi bật bởi cú pháp dễ hiểu- rõ ràng, một hệ thống đóng gói Modular và quản lý gói phụ thuộc,</w:t>
      </w:r>
      <w:r w:rsidR="006000D9">
        <w:rPr>
          <w:rFonts w:ascii="Times New Roman" w:hAnsi="Times New Roman" w:cs="Times New Roman"/>
          <w:color w:val="000000" w:themeColor="text1"/>
          <w:sz w:val="26"/>
          <w:szCs w:val="26"/>
        </w:rPr>
        <w:t xml:space="preserve"> có</w:t>
      </w:r>
      <w:r w:rsidRPr="008D082E">
        <w:rPr>
          <w:rFonts w:ascii="Times New Roman" w:hAnsi="Times New Roman" w:cs="Times New Roman"/>
          <w:color w:val="000000" w:themeColor="text1"/>
          <w:sz w:val="26"/>
          <w:szCs w:val="26"/>
        </w:rPr>
        <w:t xml:space="preserve"> nhiều cách khác nhau để truy cập vào các cơ sở dữ liệu quan hệ, nhiều tiện ích khác nhau hỗ trợ việc triển khai vào bảo trì ứng dụng.</w:t>
      </w:r>
    </w:p>
    <w:p w:rsidR="0078620E" w:rsidRPr="007C0CE6" w:rsidRDefault="0078620E" w:rsidP="007C0CE6">
      <w:pPr>
        <w:ind w:firstLine="720"/>
        <w:rPr>
          <w:rFonts w:ascii="Times New Roman" w:hAnsi="Times New Roman" w:cs="Times New Roman"/>
          <w:sz w:val="26"/>
          <w:szCs w:val="26"/>
        </w:rPr>
      </w:pPr>
      <w:r w:rsidRPr="007C0CE6">
        <w:rPr>
          <w:rFonts w:ascii="Times New Roman" w:hAnsi="Times New Roman" w:cs="Times New Roman"/>
          <w:sz w:val="26"/>
          <w:szCs w:val="26"/>
        </w:rPr>
        <w:t>2. Symfony</w:t>
      </w:r>
    </w:p>
    <w:p w:rsidR="00404240" w:rsidRPr="00BA6611" w:rsidRDefault="00404240"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Là framework thường được sử dụng trong các dự án lớn, phù hợp khi làm việc teamwork. Ví dụ như quản trị nội dung Drupal hoặc các phần mềm dành cho diễn đàn phpBB.  Symfony framework hiện có một cộng đồng vô cùng đông đảo và nhiệt huyết tại Việt Nam. Hiện nó đang được đánh giá là một trong những PHP framework tốt nhất hiện nay.</w:t>
      </w:r>
    </w:p>
    <w:p w:rsidR="00404240" w:rsidRDefault="00404240"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Symfony chứa nhiều thư viện cho phép bạn hoàn tất các tác vụ khác nhau một cách dễ dàng. Ví dụ như như chứng thực, làm khuôn mẫu, tạo biểu mẫu…Đặc bi</w:t>
      </w:r>
      <w:r w:rsidR="00B86D85" w:rsidRPr="00BA6611">
        <w:rPr>
          <w:rFonts w:ascii="Times New Roman" w:hAnsi="Times New Roman" w:cs="Times New Roman"/>
          <w:color w:val="000000" w:themeColor="text1"/>
          <w:sz w:val="26"/>
          <w:szCs w:val="26"/>
        </w:rPr>
        <w:t>ệ</w:t>
      </w:r>
      <w:r w:rsidRPr="00BA6611">
        <w:rPr>
          <w:rFonts w:ascii="Times New Roman" w:hAnsi="Times New Roman" w:cs="Times New Roman"/>
          <w:color w:val="000000" w:themeColor="text1"/>
          <w:sz w:val="26"/>
          <w:szCs w:val="26"/>
        </w:rPr>
        <w:t>t Symfony có khả năng giúp bạn hạn chế thời gian code xuống mức thấp nhất có thể.</w:t>
      </w:r>
    </w:p>
    <w:p w:rsidR="005A2D8D" w:rsidRPr="00BA6611" w:rsidRDefault="005A2D8D" w:rsidP="00BA6611">
      <w:pPr>
        <w:spacing w:after="0" w:line="312" w:lineRule="auto"/>
        <w:ind w:firstLine="720"/>
        <w:jc w:val="both"/>
        <w:rPr>
          <w:rFonts w:ascii="Times New Roman" w:hAnsi="Times New Roman" w:cs="Times New Roman"/>
          <w:color w:val="000000" w:themeColor="text1"/>
          <w:sz w:val="26"/>
          <w:szCs w:val="26"/>
        </w:rPr>
      </w:pPr>
      <w:r w:rsidRPr="005A2D8D">
        <w:rPr>
          <w:rFonts w:ascii="Times New Roman" w:hAnsi="Times New Roman" w:cs="Times New Roman"/>
          <w:color w:val="000000" w:themeColor="text1"/>
          <w:sz w:val="26"/>
          <w:szCs w:val="26"/>
        </w:rPr>
        <w:lastRenderedPageBreak/>
        <w:t>Symfony giúp khách hàng</w:t>
      </w:r>
      <w:r w:rsidR="006803C1">
        <w:rPr>
          <w:rFonts w:ascii="Times New Roman" w:hAnsi="Times New Roman" w:cs="Times New Roman"/>
          <w:color w:val="000000" w:themeColor="text1"/>
          <w:sz w:val="26"/>
          <w:szCs w:val="26"/>
        </w:rPr>
        <w:t xml:space="preserve"> </w:t>
      </w:r>
      <w:r w:rsidRPr="005A2D8D">
        <w:rPr>
          <w:rFonts w:ascii="Times New Roman" w:hAnsi="Times New Roman" w:cs="Times New Roman"/>
          <w:color w:val="000000" w:themeColor="text1"/>
          <w:sz w:val="26"/>
          <w:szCs w:val="26"/>
        </w:rPr>
        <w:t>đạt được những mục tiêu như: Một mã nguồn linh hoạt, dễ dàng nâng cấp bảo trì</w:t>
      </w:r>
      <w:r w:rsidR="009B0C62">
        <w:rPr>
          <w:rFonts w:ascii="Times New Roman" w:hAnsi="Times New Roman" w:cs="Times New Roman"/>
          <w:color w:val="000000" w:themeColor="text1"/>
          <w:sz w:val="26"/>
          <w:szCs w:val="26"/>
        </w:rPr>
        <w:t>,</w:t>
      </w:r>
      <w:r w:rsidRPr="005A2D8D">
        <w:rPr>
          <w:rFonts w:ascii="Times New Roman" w:hAnsi="Times New Roman" w:cs="Times New Roman"/>
          <w:color w:val="000000" w:themeColor="text1"/>
          <w:sz w:val="26"/>
          <w:szCs w:val="26"/>
        </w:rPr>
        <w:t xml:space="preserve"> </w:t>
      </w:r>
      <w:r w:rsidR="009B0C62">
        <w:rPr>
          <w:rFonts w:ascii="Times New Roman" w:hAnsi="Times New Roman" w:cs="Times New Roman"/>
          <w:color w:val="000000" w:themeColor="text1"/>
          <w:sz w:val="26"/>
          <w:szCs w:val="26"/>
        </w:rPr>
        <w:t>t</w:t>
      </w:r>
      <w:r w:rsidRPr="005A2D8D">
        <w:rPr>
          <w:rFonts w:ascii="Times New Roman" w:hAnsi="Times New Roman" w:cs="Times New Roman"/>
          <w:color w:val="000000" w:themeColor="text1"/>
          <w:sz w:val="26"/>
          <w:szCs w:val="26"/>
        </w:rPr>
        <w:t>ối ưu hóa hiệu quả hiệu suất công việc</w:t>
      </w:r>
      <w:r w:rsidR="009B0C62">
        <w:rPr>
          <w:rFonts w:ascii="Times New Roman" w:hAnsi="Times New Roman" w:cs="Times New Roman"/>
          <w:color w:val="000000" w:themeColor="text1"/>
          <w:sz w:val="26"/>
          <w:szCs w:val="26"/>
        </w:rPr>
        <w:t>,</w:t>
      </w:r>
      <w:r w:rsidRPr="005A2D8D">
        <w:rPr>
          <w:rFonts w:ascii="Times New Roman" w:hAnsi="Times New Roman" w:cs="Times New Roman"/>
          <w:color w:val="000000" w:themeColor="text1"/>
          <w:sz w:val="26"/>
          <w:szCs w:val="26"/>
        </w:rPr>
        <w:t xml:space="preserve"> </w:t>
      </w:r>
      <w:r w:rsidR="009B0C62">
        <w:rPr>
          <w:rFonts w:ascii="Times New Roman" w:hAnsi="Times New Roman" w:cs="Times New Roman"/>
          <w:color w:val="000000" w:themeColor="text1"/>
          <w:sz w:val="26"/>
          <w:szCs w:val="26"/>
        </w:rPr>
        <w:t>k</w:t>
      </w:r>
      <w:r w:rsidRPr="005A2D8D">
        <w:rPr>
          <w:rFonts w:ascii="Times New Roman" w:hAnsi="Times New Roman" w:cs="Times New Roman"/>
          <w:color w:val="000000" w:themeColor="text1"/>
          <w:sz w:val="26"/>
          <w:szCs w:val="26"/>
        </w:rPr>
        <w:t>iểm soát bảo mật hoàn hảo (chứng thực điện tử, eBanking)</w:t>
      </w:r>
      <w:r w:rsidR="009B0C62">
        <w:rPr>
          <w:rFonts w:ascii="Times New Roman" w:hAnsi="Times New Roman" w:cs="Times New Roman"/>
          <w:color w:val="000000" w:themeColor="text1"/>
          <w:sz w:val="26"/>
          <w:szCs w:val="26"/>
        </w:rPr>
        <w:t>,</w:t>
      </w:r>
      <w:r w:rsidRPr="005A2D8D">
        <w:rPr>
          <w:rFonts w:ascii="Times New Roman" w:hAnsi="Times New Roman" w:cs="Times New Roman"/>
          <w:color w:val="000000" w:themeColor="text1"/>
          <w:sz w:val="26"/>
          <w:szCs w:val="26"/>
        </w:rPr>
        <w:t xml:space="preserve"> </w:t>
      </w:r>
      <w:r w:rsidR="009B0C62">
        <w:rPr>
          <w:rFonts w:ascii="Times New Roman" w:hAnsi="Times New Roman" w:cs="Times New Roman"/>
          <w:color w:val="000000" w:themeColor="text1"/>
          <w:sz w:val="26"/>
          <w:szCs w:val="26"/>
        </w:rPr>
        <w:t>t</w:t>
      </w:r>
      <w:r w:rsidRPr="005A2D8D">
        <w:rPr>
          <w:rFonts w:ascii="Times New Roman" w:hAnsi="Times New Roman" w:cs="Times New Roman"/>
          <w:color w:val="000000" w:themeColor="text1"/>
          <w:sz w:val="26"/>
          <w:szCs w:val="26"/>
        </w:rPr>
        <w:t>ự do sáng tạ</w:t>
      </w:r>
      <w:r w:rsidR="006000D9">
        <w:rPr>
          <w:rFonts w:ascii="Times New Roman" w:hAnsi="Times New Roman" w:cs="Times New Roman"/>
          <w:color w:val="000000" w:themeColor="text1"/>
          <w:sz w:val="26"/>
          <w:szCs w:val="26"/>
        </w:rPr>
        <w:t xml:space="preserve">o, </w:t>
      </w:r>
      <w:r w:rsidRPr="005A2D8D">
        <w:rPr>
          <w:rFonts w:ascii="Times New Roman" w:hAnsi="Times New Roman" w:cs="Times New Roman"/>
          <w:color w:val="000000" w:themeColor="text1"/>
          <w:sz w:val="26"/>
          <w:szCs w:val="26"/>
        </w:rPr>
        <w:t>tích hợp ứng dụng và module…</w:t>
      </w:r>
    </w:p>
    <w:p w:rsidR="005901B2" w:rsidRPr="007C0CE6" w:rsidRDefault="005901B2" w:rsidP="007C0CE6">
      <w:pPr>
        <w:ind w:firstLine="720"/>
        <w:rPr>
          <w:rFonts w:ascii="Times New Roman" w:hAnsi="Times New Roman" w:cs="Times New Roman"/>
          <w:sz w:val="26"/>
          <w:szCs w:val="26"/>
        </w:rPr>
      </w:pPr>
      <w:r w:rsidRPr="007C0CE6">
        <w:rPr>
          <w:rFonts w:ascii="Times New Roman" w:hAnsi="Times New Roman" w:cs="Times New Roman"/>
          <w:sz w:val="26"/>
          <w:szCs w:val="26"/>
        </w:rPr>
        <w:t xml:space="preserve">3. </w:t>
      </w:r>
      <w:hyperlink r:id="rId12" w:tgtFrame="_blank" w:history="1">
        <w:r w:rsidRPr="007C0CE6">
          <w:rPr>
            <w:rFonts w:ascii="Times New Roman" w:hAnsi="Times New Roman" w:cs="Times New Roman"/>
            <w:sz w:val="26"/>
            <w:szCs w:val="26"/>
          </w:rPr>
          <w:t>CodeIgniter</w:t>
        </w:r>
      </w:hyperlink>
    </w:p>
    <w:p w:rsidR="00D0469D" w:rsidRPr="00BA6611" w:rsidRDefault="00D0469D"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Với đặc tính nổi bật là gọn nhẹ, vẫn chạy rất tốt mặc dù được ra đời từ năm 2006. Quá trình cài đặt đơn giản và thường không đòi hỏi cấu hình cao. Một cách tuyệt vời để giúp bạn tiết kiệm được các chi phí phát sinh. Đây là framework có thể chạy trên nhiều loại hosting mà không có yêu cầu cao về cấu hình. Bạn cũng sẽ tránh được phải giải quyết các rắc rối khi bị xung đột giữa các phiên bản lập trình PHP với CodeIgniter</w:t>
      </w:r>
    </w:p>
    <w:p w:rsidR="00D0469D" w:rsidRPr="00BA6611" w:rsidRDefault="00D0469D"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Bạn buộc phải sử dụng các lớp Controller nhưng đối với Models và Views bạn hoàn toàn có quyền tùy chọn sử dụng để đặt tên theo ý muốn. Bên cạnh đó CodeIgniter framework còn vô cùng phù hợp với các vận hành của Smarty Templating Engine.</w:t>
      </w:r>
    </w:p>
    <w:p w:rsidR="00404240" w:rsidRPr="007C0CE6" w:rsidRDefault="00F574FD" w:rsidP="007C0CE6">
      <w:pPr>
        <w:ind w:firstLine="720"/>
        <w:rPr>
          <w:rFonts w:ascii="Times New Roman" w:hAnsi="Times New Roman" w:cs="Times New Roman"/>
          <w:sz w:val="26"/>
          <w:szCs w:val="26"/>
        </w:rPr>
      </w:pPr>
      <w:r w:rsidRPr="007C0CE6">
        <w:rPr>
          <w:rFonts w:ascii="Times New Roman" w:hAnsi="Times New Roman" w:cs="Times New Roman"/>
          <w:sz w:val="26"/>
          <w:szCs w:val="26"/>
        </w:rPr>
        <w:t>4. Yii</w:t>
      </w:r>
      <w:r w:rsidR="002B70F8" w:rsidRPr="007C0CE6">
        <w:rPr>
          <w:rFonts w:ascii="Times New Roman" w:hAnsi="Times New Roman" w:cs="Times New Roman"/>
          <w:sz w:val="26"/>
          <w:szCs w:val="26"/>
        </w:rPr>
        <w:t>2</w:t>
      </w:r>
    </w:p>
    <w:p w:rsidR="00A45002" w:rsidRPr="00BA6611" w:rsidRDefault="00A45002"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Một PHP framework phù hợp sử dụng trong dự án. Bạn sẽ cảm thấy website của mình được tải nhanh hơn hẳn khi sử dụng các framework khác. Bên cạnh đó là các tiện ích đi kèm như: cập nhật, tạo và đọc (CRUD).</w:t>
      </w:r>
    </w:p>
    <w:p w:rsidR="00A45002" w:rsidRPr="00BA6611" w:rsidRDefault="00A45002"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Yii2 là một mô hình thiên về lập trình hướng đối tượng. Vì thế nó hỗ trợ cho đoạn code của bạn trở nên một cách logic và gọn gàng hơn rất nhiều.</w:t>
      </w:r>
    </w:p>
    <w:p w:rsidR="00A45002" w:rsidRPr="00BA6611" w:rsidRDefault="00A45002"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Bạn có thể dễ dàng tích hợp </w:t>
      </w:r>
      <w:hyperlink r:id="rId13" w:history="1">
        <w:r w:rsidRPr="00BA6611">
          <w:rPr>
            <w:rFonts w:ascii="Times New Roman" w:hAnsi="Times New Roman" w:cs="Times New Roman"/>
            <w:color w:val="000000" w:themeColor="text1"/>
            <w:sz w:val="26"/>
            <w:szCs w:val="26"/>
          </w:rPr>
          <w:t>thư viện jQuery</w:t>
        </w:r>
      </w:hyperlink>
      <w:r w:rsidRPr="00BA6611">
        <w:rPr>
          <w:rFonts w:ascii="Times New Roman" w:hAnsi="Times New Roman" w:cs="Times New Roman"/>
          <w:color w:val="000000" w:themeColor="text1"/>
          <w:sz w:val="26"/>
          <w:szCs w:val="26"/>
        </w:rPr>
        <w:t>. Một framework tuyệt vời dành cho các lập trình viên PHP.</w:t>
      </w:r>
    </w:p>
    <w:p w:rsidR="00FB066E" w:rsidRPr="007C0CE6" w:rsidRDefault="007C0CE6" w:rsidP="007C0CE6">
      <w:pPr>
        <w:ind w:firstLine="720"/>
        <w:rPr>
          <w:rFonts w:ascii="Times New Roman" w:hAnsi="Times New Roman" w:cs="Times New Roman"/>
          <w:sz w:val="26"/>
          <w:szCs w:val="26"/>
        </w:rPr>
      </w:pPr>
      <w:r>
        <w:rPr>
          <w:rFonts w:ascii="Times New Roman" w:hAnsi="Times New Roman" w:cs="Times New Roman"/>
          <w:sz w:val="26"/>
          <w:szCs w:val="26"/>
        </w:rPr>
        <w:t>5</w:t>
      </w:r>
      <w:r w:rsidR="00FB066E" w:rsidRPr="007C0CE6">
        <w:rPr>
          <w:rFonts w:ascii="Times New Roman" w:hAnsi="Times New Roman" w:cs="Times New Roman"/>
          <w:sz w:val="26"/>
          <w:szCs w:val="26"/>
        </w:rPr>
        <w:t>. Zend Framework</w:t>
      </w:r>
    </w:p>
    <w:p w:rsidR="0045307A" w:rsidRPr="00BA6611" w:rsidRDefault="0045307A"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Là một mã nguồn mở và vô cùng ổn định. Zend Framework vô cùng phức tạp dành cho các bạn mới tìm hiểu hoặc chưa có nền tảng về MVC. Nó ít khi được sử dụng trong các dự án nhỏ nhưng là một framework tuyệt vời cho các dự án lớn cùng độ phức tạp cao.</w:t>
      </w:r>
    </w:p>
    <w:p w:rsidR="0045307A" w:rsidRDefault="0045307A"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Là đối tác lớn của IBM, Google, Microsoft, và Adobe. Hiện tại Zend hỗ trợ</w:t>
      </w:r>
      <w:r w:rsidR="008F1D66" w:rsidRPr="00BA6611">
        <w:rPr>
          <w:rFonts w:ascii="Times New Roman" w:hAnsi="Times New Roman" w:cs="Times New Roman"/>
          <w:color w:val="000000" w:themeColor="text1"/>
          <w:sz w:val="26"/>
          <w:szCs w:val="26"/>
        </w:rPr>
        <w:t xml:space="preserve"> các tính năng</w:t>
      </w:r>
      <w:r w:rsidRPr="00BA6611">
        <w:rPr>
          <w:rFonts w:ascii="Times New Roman" w:hAnsi="Times New Roman" w:cs="Times New Roman"/>
          <w:color w:val="000000" w:themeColor="text1"/>
          <w:sz w:val="26"/>
          <w:szCs w:val="26"/>
        </w:rPr>
        <w:t xml:space="preserve"> thú vị như: trình biên tập kéo thả, hỗ trợ </w:t>
      </w:r>
      <w:hyperlink r:id="rId14" w:history="1">
        <w:r w:rsidRPr="00BA6611">
          <w:rPr>
            <w:rFonts w:ascii="Times New Roman" w:hAnsi="Times New Roman" w:cs="Times New Roman"/>
            <w:color w:val="000000" w:themeColor="text1"/>
            <w:sz w:val="26"/>
            <w:szCs w:val="26"/>
          </w:rPr>
          <w:t>lập trình front-end</w:t>
        </w:r>
      </w:hyperlink>
      <w:r w:rsidRPr="00BA6611">
        <w:rPr>
          <w:rFonts w:ascii="Times New Roman" w:hAnsi="Times New Roman" w:cs="Times New Roman"/>
          <w:color w:val="000000" w:themeColor="text1"/>
          <w:sz w:val="26"/>
          <w:szCs w:val="26"/>
        </w:rPr>
        <w:t>, khả năng gỡ lỗi trực tuyến. Được tạo ra bằng </w:t>
      </w:r>
      <w:hyperlink r:id="rId15" w:history="1">
        <w:r w:rsidRPr="00BA6611">
          <w:rPr>
            <w:rFonts w:ascii="Times New Roman" w:hAnsi="Times New Roman" w:cs="Times New Roman"/>
            <w:color w:val="000000" w:themeColor="text1"/>
            <w:sz w:val="26"/>
            <w:szCs w:val="26"/>
          </w:rPr>
          <w:t>phương pháp Agile</w:t>
        </w:r>
      </w:hyperlink>
      <w:r w:rsidRPr="00BA6611">
        <w:rPr>
          <w:rFonts w:ascii="Times New Roman" w:hAnsi="Times New Roman" w:cs="Times New Roman"/>
          <w:color w:val="000000" w:themeColor="text1"/>
          <w:sz w:val="26"/>
          <w:szCs w:val="26"/>
        </w:rPr>
        <w:t> cho nên Zend Framework có khả năng cung cấp cho các ứng dụng chất lượng nhất cho người tiêu dùng.</w:t>
      </w:r>
    </w:p>
    <w:p w:rsidR="00F60943" w:rsidRPr="00F60943" w:rsidRDefault="00F60943" w:rsidP="00BA6611">
      <w:pPr>
        <w:spacing w:after="0" w:line="312" w:lineRule="auto"/>
        <w:ind w:firstLine="720"/>
        <w:jc w:val="both"/>
        <w:rPr>
          <w:rFonts w:ascii="Times New Roman" w:hAnsi="Times New Roman" w:cs="Times New Roman"/>
          <w:color w:val="000000" w:themeColor="text1"/>
          <w:sz w:val="26"/>
          <w:szCs w:val="26"/>
        </w:rPr>
      </w:pPr>
      <w:r w:rsidRPr="00F60943">
        <w:rPr>
          <w:rFonts w:ascii="Times New Roman" w:hAnsi="Times New Roman" w:cs="Times New Roman"/>
          <w:bCs/>
          <w:color w:val="000000" w:themeColor="text1"/>
          <w:sz w:val="26"/>
          <w:szCs w:val="26"/>
        </w:rPr>
        <w:t>Zend Framework</w:t>
      </w:r>
      <w:r w:rsidRPr="00F60943">
        <w:rPr>
          <w:rFonts w:ascii="Times New Roman" w:hAnsi="Times New Roman" w:cs="Times New Roman"/>
          <w:color w:val="000000" w:themeColor="text1"/>
          <w:sz w:val="26"/>
          <w:szCs w:val="26"/>
        </w:rPr>
        <w:t> được xây dựng với một thư viên rất đồ sộ. Nên việc nghiên cứu và đọc hết tài liệu </w:t>
      </w:r>
      <w:r w:rsidRPr="00F60943">
        <w:rPr>
          <w:rFonts w:ascii="Times New Roman" w:hAnsi="Times New Roman" w:cs="Times New Roman"/>
          <w:bCs/>
          <w:color w:val="000000" w:themeColor="text1"/>
          <w:sz w:val="26"/>
          <w:szCs w:val="26"/>
        </w:rPr>
        <w:t>Zend Framework</w:t>
      </w:r>
      <w:r w:rsidRPr="00F60943">
        <w:rPr>
          <w:rFonts w:ascii="Times New Roman" w:hAnsi="Times New Roman" w:cs="Times New Roman"/>
          <w:color w:val="000000" w:themeColor="text1"/>
          <w:sz w:val="26"/>
          <w:szCs w:val="26"/>
        </w:rPr>
        <w:t xml:space="preserve"> là điều không đơn giản. Tuy nhiên, </w:t>
      </w:r>
      <w:r w:rsidR="00122958">
        <w:rPr>
          <w:rFonts w:ascii="Times New Roman" w:hAnsi="Times New Roman" w:cs="Times New Roman"/>
          <w:color w:val="000000" w:themeColor="text1"/>
          <w:sz w:val="26"/>
          <w:szCs w:val="26"/>
        </w:rPr>
        <w:t>chúng ta</w:t>
      </w:r>
      <w:r w:rsidRPr="00F60943">
        <w:rPr>
          <w:rFonts w:ascii="Times New Roman" w:hAnsi="Times New Roman" w:cs="Times New Roman"/>
          <w:color w:val="000000" w:themeColor="text1"/>
          <w:sz w:val="26"/>
          <w:szCs w:val="26"/>
        </w:rPr>
        <w:t xml:space="preserve"> cũng cần tìm hiểu những nguyên tắc hoạt động chính của </w:t>
      </w:r>
      <w:r w:rsidRPr="00F60943">
        <w:rPr>
          <w:rFonts w:ascii="Times New Roman" w:hAnsi="Times New Roman" w:cs="Times New Roman"/>
          <w:bCs/>
          <w:color w:val="000000" w:themeColor="text1"/>
          <w:sz w:val="26"/>
          <w:szCs w:val="26"/>
        </w:rPr>
        <w:t>Zend Framework</w:t>
      </w:r>
      <w:r w:rsidRPr="00F60943">
        <w:rPr>
          <w:rFonts w:ascii="Times New Roman" w:hAnsi="Times New Roman" w:cs="Times New Roman"/>
          <w:color w:val="000000" w:themeColor="text1"/>
          <w:sz w:val="26"/>
          <w:szCs w:val="26"/>
        </w:rPr>
        <w:t> như thế nào</w:t>
      </w:r>
      <w:r w:rsidR="00122958">
        <w:rPr>
          <w:rFonts w:ascii="Times New Roman" w:hAnsi="Times New Roman" w:cs="Times New Roman"/>
          <w:color w:val="000000" w:themeColor="text1"/>
          <w:sz w:val="26"/>
          <w:szCs w:val="26"/>
        </w:rPr>
        <w:t>,</w:t>
      </w:r>
      <w:r w:rsidRPr="00F60943">
        <w:rPr>
          <w:rFonts w:ascii="Times New Roman" w:hAnsi="Times New Roman" w:cs="Times New Roman"/>
          <w:color w:val="000000" w:themeColor="text1"/>
          <w:sz w:val="26"/>
          <w:szCs w:val="26"/>
        </w:rPr>
        <w:t xml:space="preserve"> </w:t>
      </w:r>
      <w:r w:rsidR="00122958">
        <w:rPr>
          <w:rFonts w:ascii="Times New Roman" w:hAnsi="Times New Roman" w:cs="Times New Roman"/>
          <w:color w:val="000000" w:themeColor="text1"/>
          <w:sz w:val="26"/>
          <w:szCs w:val="26"/>
        </w:rPr>
        <w:t>q</w:t>
      </w:r>
      <w:r w:rsidRPr="00F60943">
        <w:rPr>
          <w:rFonts w:ascii="Times New Roman" w:hAnsi="Times New Roman" w:cs="Times New Roman"/>
          <w:color w:val="000000" w:themeColor="text1"/>
          <w:sz w:val="26"/>
          <w:szCs w:val="26"/>
        </w:rPr>
        <w:t xml:space="preserve">ua đó </w:t>
      </w:r>
      <w:r w:rsidR="00122958">
        <w:rPr>
          <w:rFonts w:ascii="Times New Roman" w:hAnsi="Times New Roman" w:cs="Times New Roman"/>
          <w:color w:val="000000" w:themeColor="text1"/>
          <w:sz w:val="26"/>
          <w:szCs w:val="26"/>
        </w:rPr>
        <w:t>để</w:t>
      </w:r>
      <w:r w:rsidRPr="00F60943">
        <w:rPr>
          <w:rFonts w:ascii="Times New Roman" w:hAnsi="Times New Roman" w:cs="Times New Roman"/>
          <w:color w:val="000000" w:themeColor="text1"/>
          <w:sz w:val="26"/>
          <w:szCs w:val="26"/>
        </w:rPr>
        <w:t xml:space="preserve"> có những góc nhìn cơ bản khi tiếp cận với project liên quan đến </w:t>
      </w:r>
      <w:r w:rsidRPr="00F60943">
        <w:rPr>
          <w:rFonts w:ascii="Times New Roman" w:hAnsi="Times New Roman" w:cs="Times New Roman"/>
          <w:bCs/>
          <w:color w:val="000000" w:themeColor="text1"/>
          <w:sz w:val="26"/>
          <w:szCs w:val="26"/>
        </w:rPr>
        <w:t>Zend Framework</w:t>
      </w:r>
      <w:r w:rsidRPr="00F60943">
        <w:rPr>
          <w:rFonts w:ascii="Times New Roman" w:hAnsi="Times New Roman" w:cs="Times New Roman"/>
          <w:color w:val="000000" w:themeColor="text1"/>
          <w:sz w:val="26"/>
          <w:szCs w:val="26"/>
        </w:rPr>
        <w:t>.</w:t>
      </w:r>
    </w:p>
    <w:p w:rsidR="00AD63B0" w:rsidRDefault="00AD63B0">
      <w:pPr>
        <w:rPr>
          <w:rFonts w:ascii="Times New Roman" w:eastAsiaTheme="majorEastAsia" w:hAnsi="Times New Roman" w:cstheme="majorBidi"/>
          <w:i/>
          <w:iCs/>
          <w:sz w:val="26"/>
        </w:rPr>
      </w:pPr>
      <w:r>
        <w:br w:type="page"/>
      </w:r>
    </w:p>
    <w:p w:rsidR="00D26435" w:rsidRDefault="00D26435" w:rsidP="00EC5CA8">
      <w:pPr>
        <w:pStyle w:val="Heading4"/>
        <w:ind w:firstLine="720"/>
        <w:sectPr w:rsidR="00D26435" w:rsidSect="004B015B">
          <w:footerReference w:type="default" r:id="rId16"/>
          <w:pgSz w:w="11907" w:h="16839" w:code="9"/>
          <w:pgMar w:top="1134" w:right="1134" w:bottom="1134" w:left="1701" w:header="720" w:footer="720" w:gutter="0"/>
          <w:cols w:space="720"/>
          <w:docGrid w:linePitch="360"/>
        </w:sectPr>
      </w:pPr>
    </w:p>
    <w:p w:rsidR="00EC5CA8" w:rsidRPr="00EC5CA8" w:rsidRDefault="00EC5CA8" w:rsidP="00EC5CA8">
      <w:pPr>
        <w:pStyle w:val="Heading4"/>
        <w:ind w:firstLine="720"/>
      </w:pPr>
      <w:r w:rsidRPr="00EC5CA8">
        <w:lastRenderedPageBreak/>
        <w:t>1.5.2. So sánh một số framework</w:t>
      </w:r>
      <w:r w:rsidR="00405BD1">
        <w:t xml:space="preserve"> PHP phổ biến</w:t>
      </w:r>
    </w:p>
    <w:tbl>
      <w:tblPr>
        <w:tblStyle w:val="TableGrid"/>
        <w:tblW w:w="14596" w:type="dxa"/>
        <w:tblLook w:val="04A0" w:firstRow="1" w:lastRow="0" w:firstColumn="1" w:lastColumn="0" w:noHBand="0" w:noVBand="1"/>
      </w:tblPr>
      <w:tblGrid>
        <w:gridCol w:w="563"/>
        <w:gridCol w:w="2126"/>
        <w:gridCol w:w="2976"/>
        <w:gridCol w:w="2977"/>
        <w:gridCol w:w="2977"/>
        <w:gridCol w:w="2977"/>
      </w:tblGrid>
      <w:tr w:rsidR="007F6987" w:rsidTr="007F6987">
        <w:tc>
          <w:tcPr>
            <w:tcW w:w="563"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sidRPr="00D3159D">
              <w:rPr>
                <w:rFonts w:ascii="Times New Roman" w:hAnsi="Times New Roman" w:cs="Times New Roman"/>
                <w:b/>
                <w:sz w:val="26"/>
                <w:szCs w:val="26"/>
              </w:rPr>
              <w:t>TT</w:t>
            </w:r>
          </w:p>
        </w:tc>
        <w:tc>
          <w:tcPr>
            <w:tcW w:w="2126"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Pr>
                <w:rFonts w:ascii="Times New Roman" w:hAnsi="Times New Roman" w:cs="Times New Roman"/>
                <w:b/>
                <w:sz w:val="26"/>
                <w:szCs w:val="26"/>
              </w:rPr>
              <w:t>Nội dung</w:t>
            </w:r>
          </w:p>
        </w:tc>
        <w:tc>
          <w:tcPr>
            <w:tcW w:w="2976"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sidRPr="00D3159D">
              <w:rPr>
                <w:rFonts w:ascii="Times New Roman" w:hAnsi="Times New Roman" w:cs="Times New Roman"/>
                <w:b/>
                <w:sz w:val="26"/>
                <w:szCs w:val="26"/>
              </w:rPr>
              <w:t>Laravel</w:t>
            </w:r>
          </w:p>
        </w:tc>
        <w:tc>
          <w:tcPr>
            <w:tcW w:w="2977"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sidRPr="00D3159D">
              <w:rPr>
                <w:rFonts w:ascii="Times New Roman" w:hAnsi="Times New Roman" w:cs="Times New Roman"/>
                <w:b/>
                <w:sz w:val="26"/>
                <w:szCs w:val="26"/>
              </w:rPr>
              <w:t>Symfony</w:t>
            </w:r>
          </w:p>
        </w:tc>
        <w:tc>
          <w:tcPr>
            <w:tcW w:w="2977"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sidRPr="00D3159D">
              <w:rPr>
                <w:rFonts w:ascii="Times New Roman" w:hAnsi="Times New Roman" w:cs="Times New Roman"/>
                <w:b/>
                <w:sz w:val="26"/>
                <w:szCs w:val="26"/>
              </w:rPr>
              <w:t>Yii2</w:t>
            </w:r>
          </w:p>
        </w:tc>
        <w:tc>
          <w:tcPr>
            <w:tcW w:w="2977" w:type="dxa"/>
            <w:shd w:val="clear" w:color="auto" w:fill="DEEAF6" w:themeFill="accent1" w:themeFillTint="33"/>
          </w:tcPr>
          <w:p w:rsidR="007F6987" w:rsidRPr="00D3159D" w:rsidRDefault="007F6987" w:rsidP="00D3159D">
            <w:pPr>
              <w:spacing w:line="312" w:lineRule="auto"/>
              <w:jc w:val="center"/>
              <w:rPr>
                <w:rFonts w:ascii="Times New Roman" w:hAnsi="Times New Roman" w:cs="Times New Roman"/>
                <w:b/>
                <w:sz w:val="26"/>
                <w:szCs w:val="26"/>
              </w:rPr>
            </w:pPr>
            <w:r w:rsidRPr="00D3159D">
              <w:rPr>
                <w:rFonts w:ascii="Times New Roman" w:hAnsi="Times New Roman" w:cs="Times New Roman"/>
                <w:b/>
                <w:sz w:val="26"/>
                <w:szCs w:val="26"/>
              </w:rPr>
              <w:t>Zend Framework</w:t>
            </w:r>
          </w:p>
        </w:tc>
      </w:tr>
      <w:tr w:rsidR="007F6987" w:rsidTr="007F6987">
        <w:tc>
          <w:tcPr>
            <w:tcW w:w="563" w:type="dxa"/>
            <w:vAlign w:val="center"/>
          </w:tcPr>
          <w:p w:rsidR="007F6987" w:rsidRPr="00D3159D"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2126"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Năm phát hành</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Năm 2011.</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Năm 2005.</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Năm 2008.</w:t>
            </w:r>
          </w:p>
        </w:tc>
        <w:tc>
          <w:tcPr>
            <w:tcW w:w="2977" w:type="dxa"/>
            <w:vAlign w:val="center"/>
          </w:tcPr>
          <w:p w:rsidR="007F6987" w:rsidRDefault="002F33B8" w:rsidP="00FB34E1">
            <w:pPr>
              <w:spacing w:line="312" w:lineRule="auto"/>
              <w:rPr>
                <w:rFonts w:ascii="Times New Roman" w:hAnsi="Times New Roman" w:cs="Times New Roman"/>
                <w:sz w:val="26"/>
                <w:szCs w:val="26"/>
              </w:rPr>
            </w:pPr>
            <w:r>
              <w:rPr>
                <w:rFonts w:ascii="Times New Roman" w:hAnsi="Times New Roman" w:cs="Times New Roman"/>
                <w:sz w:val="26"/>
                <w:szCs w:val="26"/>
              </w:rPr>
              <w:t>- Năm 200</w:t>
            </w:r>
            <w:r w:rsidR="00FB34E1">
              <w:rPr>
                <w:rFonts w:ascii="Times New Roman" w:hAnsi="Times New Roman" w:cs="Times New Roman"/>
                <w:sz w:val="26"/>
                <w:szCs w:val="26"/>
              </w:rPr>
              <w:t>7</w:t>
            </w:r>
            <w:r>
              <w:rPr>
                <w:rFonts w:ascii="Times New Roman" w:hAnsi="Times New Roman" w:cs="Times New Roman"/>
                <w:sz w:val="26"/>
                <w:szCs w:val="26"/>
              </w:rPr>
              <w:t>.</w:t>
            </w:r>
          </w:p>
        </w:tc>
      </w:tr>
      <w:tr w:rsidR="007F6987" w:rsidTr="007F6987">
        <w:tc>
          <w:tcPr>
            <w:tcW w:w="563" w:type="dxa"/>
            <w:vAlign w:val="center"/>
          </w:tcPr>
          <w:p w:rsidR="007F6987" w:rsidRPr="00D3159D"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26" w:type="dxa"/>
            <w:vAlign w:val="center"/>
          </w:tcPr>
          <w:p w:rsidR="007F6987" w:rsidRPr="00D3159D" w:rsidRDefault="007F6987" w:rsidP="00D3159D">
            <w:pPr>
              <w:spacing w:line="312" w:lineRule="auto"/>
              <w:rPr>
                <w:rFonts w:ascii="Times New Roman" w:hAnsi="Times New Roman" w:cs="Times New Roman"/>
                <w:sz w:val="26"/>
                <w:szCs w:val="26"/>
              </w:rPr>
            </w:pPr>
            <w:r w:rsidRPr="00D3159D">
              <w:rPr>
                <w:rFonts w:ascii="Times New Roman" w:hAnsi="Times New Roman" w:cs="Times New Roman"/>
                <w:sz w:val="26"/>
                <w:szCs w:val="26"/>
              </w:rPr>
              <w:t>Mô hình</w:t>
            </w:r>
            <w:r>
              <w:rPr>
                <w:rFonts w:ascii="Times New Roman" w:hAnsi="Times New Roman" w:cs="Times New Roman"/>
                <w:sz w:val="26"/>
                <w:szCs w:val="26"/>
              </w:rPr>
              <w:t xml:space="preserve"> lập trình</w:t>
            </w:r>
          </w:p>
        </w:tc>
        <w:tc>
          <w:tcPr>
            <w:tcW w:w="2976" w:type="dxa"/>
            <w:vAlign w:val="center"/>
          </w:tcPr>
          <w:p w:rsidR="007F6987" w:rsidRPr="00D3159D" w:rsidRDefault="007F6987" w:rsidP="00812E89">
            <w:pPr>
              <w:spacing w:line="312" w:lineRule="auto"/>
              <w:rPr>
                <w:rFonts w:ascii="Times New Roman" w:hAnsi="Times New Roman" w:cs="Times New Roman"/>
                <w:sz w:val="26"/>
                <w:szCs w:val="26"/>
              </w:rPr>
            </w:pPr>
            <w:r>
              <w:rPr>
                <w:rFonts w:ascii="Times New Roman" w:hAnsi="Times New Roman" w:cs="Times New Roman"/>
                <w:sz w:val="26"/>
                <w:szCs w:val="26"/>
              </w:rPr>
              <w:t>- Mô hình MVC.</w:t>
            </w:r>
          </w:p>
        </w:tc>
        <w:tc>
          <w:tcPr>
            <w:tcW w:w="2977" w:type="dxa"/>
            <w:vAlign w:val="center"/>
          </w:tcPr>
          <w:p w:rsidR="007F6987" w:rsidRPr="00D3159D" w:rsidRDefault="007F6987" w:rsidP="00107D82">
            <w:pPr>
              <w:spacing w:line="312" w:lineRule="auto"/>
              <w:rPr>
                <w:rFonts w:ascii="Times New Roman" w:hAnsi="Times New Roman" w:cs="Times New Roman"/>
                <w:sz w:val="26"/>
                <w:szCs w:val="26"/>
              </w:rPr>
            </w:pPr>
            <w:r>
              <w:rPr>
                <w:rFonts w:ascii="Times New Roman" w:hAnsi="Times New Roman" w:cs="Times New Roman"/>
                <w:sz w:val="26"/>
                <w:szCs w:val="26"/>
              </w:rPr>
              <w:t>- Mô hình MVC.</w:t>
            </w:r>
          </w:p>
        </w:tc>
        <w:tc>
          <w:tcPr>
            <w:tcW w:w="2977"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Mô hình MVC.</w:t>
            </w:r>
          </w:p>
        </w:tc>
        <w:tc>
          <w:tcPr>
            <w:tcW w:w="2977"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Mô hình MVC.</w:t>
            </w:r>
          </w:p>
        </w:tc>
      </w:tr>
      <w:tr w:rsidR="007F6987" w:rsidTr="007F6987">
        <w:tc>
          <w:tcPr>
            <w:tcW w:w="563" w:type="dxa"/>
            <w:vAlign w:val="center"/>
          </w:tcPr>
          <w:p w:rsidR="007F6987"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Cách cài đặt</w:t>
            </w:r>
          </w:p>
        </w:tc>
        <w:tc>
          <w:tcPr>
            <w:tcW w:w="2976" w:type="dxa"/>
            <w:vAlign w:val="center"/>
          </w:tcPr>
          <w:p w:rsidR="007F6987" w:rsidRPr="008654B8" w:rsidRDefault="007F6987" w:rsidP="00D3159D">
            <w:pPr>
              <w:spacing w:line="312" w:lineRule="auto"/>
              <w:rPr>
                <w:rFonts w:ascii="Times New Roman" w:hAnsi="Times New Roman" w:cs="Times New Roman"/>
                <w:sz w:val="26"/>
                <w:szCs w:val="26"/>
                <w:lang w:val="fr-FR"/>
                <w:rPrChange w:id="34" w:author="Nguyen Quoc Tuan" w:date="2019-05-18T19:03:00Z">
                  <w:rPr>
                    <w:rFonts w:ascii="Times New Roman" w:hAnsi="Times New Roman" w:cs="Times New Roman"/>
                    <w:sz w:val="26"/>
                    <w:szCs w:val="26"/>
                  </w:rPr>
                </w:rPrChange>
              </w:rPr>
            </w:pPr>
            <w:r w:rsidRPr="008654B8">
              <w:rPr>
                <w:rFonts w:ascii="Times New Roman" w:hAnsi="Times New Roman" w:cs="Times New Roman"/>
                <w:sz w:val="26"/>
                <w:szCs w:val="26"/>
                <w:lang w:val="fr-FR"/>
                <w:rPrChange w:id="35" w:author="Nguyen Quoc Tuan" w:date="2019-05-18T19:03:00Z">
                  <w:rPr>
                    <w:rFonts w:ascii="Times New Roman" w:hAnsi="Times New Roman" w:cs="Times New Roman"/>
                    <w:sz w:val="26"/>
                    <w:szCs w:val="26"/>
                  </w:rPr>
                </w:rPrChange>
              </w:rPr>
              <w:t>- Qua composer hoặc gói cài đặt.</w:t>
            </w:r>
          </w:p>
        </w:tc>
        <w:tc>
          <w:tcPr>
            <w:tcW w:w="2977" w:type="dxa"/>
            <w:vAlign w:val="center"/>
          </w:tcPr>
          <w:p w:rsidR="007F6987" w:rsidRPr="008654B8" w:rsidRDefault="007F6987" w:rsidP="00A04CED">
            <w:pPr>
              <w:spacing w:line="312" w:lineRule="auto"/>
              <w:rPr>
                <w:rFonts w:ascii="Times New Roman" w:hAnsi="Times New Roman" w:cs="Times New Roman"/>
                <w:sz w:val="26"/>
                <w:szCs w:val="26"/>
                <w:lang w:val="fr-FR"/>
                <w:rPrChange w:id="36" w:author="Nguyen Quoc Tuan" w:date="2019-05-18T19:03:00Z">
                  <w:rPr>
                    <w:rFonts w:ascii="Times New Roman" w:hAnsi="Times New Roman" w:cs="Times New Roman"/>
                    <w:sz w:val="26"/>
                    <w:szCs w:val="26"/>
                  </w:rPr>
                </w:rPrChange>
              </w:rPr>
            </w:pPr>
            <w:r w:rsidRPr="008654B8">
              <w:rPr>
                <w:rFonts w:ascii="Times New Roman" w:hAnsi="Times New Roman" w:cs="Times New Roman"/>
                <w:sz w:val="26"/>
                <w:szCs w:val="26"/>
                <w:lang w:val="fr-FR"/>
                <w:rPrChange w:id="37" w:author="Nguyen Quoc Tuan" w:date="2019-05-18T19:03:00Z">
                  <w:rPr>
                    <w:rFonts w:ascii="Times New Roman" w:hAnsi="Times New Roman" w:cs="Times New Roman"/>
                    <w:sz w:val="26"/>
                    <w:szCs w:val="26"/>
                  </w:rPr>
                </w:rPrChange>
              </w:rPr>
              <w:t>- Cài đặt chủ yếu qua composer.</w:t>
            </w:r>
          </w:p>
        </w:tc>
        <w:tc>
          <w:tcPr>
            <w:tcW w:w="2977" w:type="dxa"/>
            <w:vAlign w:val="center"/>
          </w:tcPr>
          <w:p w:rsidR="007F6987" w:rsidRPr="008654B8" w:rsidRDefault="007F6987" w:rsidP="00D3159D">
            <w:pPr>
              <w:spacing w:line="312" w:lineRule="auto"/>
              <w:rPr>
                <w:rFonts w:ascii="Times New Roman" w:hAnsi="Times New Roman" w:cs="Times New Roman"/>
                <w:sz w:val="26"/>
                <w:szCs w:val="26"/>
                <w:lang w:val="fr-FR"/>
                <w:rPrChange w:id="38" w:author="Nguyen Quoc Tuan" w:date="2019-05-18T19:03:00Z">
                  <w:rPr>
                    <w:rFonts w:ascii="Times New Roman" w:hAnsi="Times New Roman" w:cs="Times New Roman"/>
                    <w:sz w:val="26"/>
                    <w:szCs w:val="26"/>
                  </w:rPr>
                </w:rPrChange>
              </w:rPr>
            </w:pPr>
            <w:r w:rsidRPr="008654B8">
              <w:rPr>
                <w:rFonts w:ascii="Times New Roman" w:hAnsi="Times New Roman" w:cs="Times New Roman"/>
                <w:sz w:val="26"/>
                <w:szCs w:val="26"/>
                <w:lang w:val="fr-FR"/>
                <w:rPrChange w:id="39" w:author="Nguyen Quoc Tuan" w:date="2019-05-18T19:03:00Z">
                  <w:rPr>
                    <w:rFonts w:ascii="Times New Roman" w:hAnsi="Times New Roman" w:cs="Times New Roman"/>
                    <w:sz w:val="26"/>
                    <w:szCs w:val="26"/>
                  </w:rPr>
                </w:rPrChange>
              </w:rPr>
              <w:t>- Qua composer hoặc gói cài đặt.</w:t>
            </w:r>
          </w:p>
        </w:tc>
        <w:tc>
          <w:tcPr>
            <w:tcW w:w="2977" w:type="dxa"/>
            <w:vAlign w:val="center"/>
          </w:tcPr>
          <w:p w:rsidR="007F6987" w:rsidRDefault="000A2331" w:rsidP="00D3159D">
            <w:pPr>
              <w:spacing w:line="312" w:lineRule="auto"/>
              <w:rPr>
                <w:rFonts w:ascii="Times New Roman" w:hAnsi="Times New Roman" w:cs="Times New Roman"/>
                <w:sz w:val="26"/>
                <w:szCs w:val="26"/>
              </w:rPr>
            </w:pPr>
            <w:r>
              <w:rPr>
                <w:rFonts w:ascii="Times New Roman" w:hAnsi="Times New Roman" w:cs="Times New Roman"/>
                <w:sz w:val="26"/>
                <w:szCs w:val="26"/>
              </w:rPr>
              <w:t>- Gói cài đặt.</w:t>
            </w:r>
          </w:p>
        </w:tc>
      </w:tr>
      <w:tr w:rsidR="007F6987" w:rsidTr="007F6987">
        <w:tc>
          <w:tcPr>
            <w:tcW w:w="563" w:type="dxa"/>
            <w:vAlign w:val="center"/>
          </w:tcPr>
          <w:p w:rsidR="007F6987"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Tốc độ, hiệu suất</w:t>
            </w:r>
          </w:p>
        </w:tc>
        <w:tc>
          <w:tcPr>
            <w:tcW w:w="2976" w:type="dxa"/>
            <w:vAlign w:val="center"/>
          </w:tcPr>
          <w:p w:rsidR="007F6987" w:rsidRDefault="007F6987" w:rsidP="00487813">
            <w:pPr>
              <w:spacing w:line="312" w:lineRule="auto"/>
              <w:rPr>
                <w:rFonts w:ascii="Times New Roman" w:hAnsi="Times New Roman" w:cs="Times New Roman"/>
                <w:sz w:val="26"/>
                <w:szCs w:val="26"/>
              </w:rPr>
            </w:pPr>
            <w:r>
              <w:rPr>
                <w:rFonts w:ascii="Times New Roman" w:hAnsi="Times New Roman" w:cs="Times New Roman"/>
                <w:sz w:val="26"/>
                <w:szCs w:val="26"/>
              </w:rPr>
              <w:t>- Tốc độ, hiệu suất chậm (so với Symfony, Yii2).</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Tốc độ, hiệu suất ổn định.</w:t>
            </w:r>
          </w:p>
        </w:tc>
        <w:tc>
          <w:tcPr>
            <w:tcW w:w="2977" w:type="dxa"/>
            <w:vAlign w:val="center"/>
          </w:tcPr>
          <w:p w:rsidR="007F6987" w:rsidRDefault="007F6987" w:rsidP="004A2103">
            <w:pPr>
              <w:spacing w:line="312" w:lineRule="auto"/>
              <w:rPr>
                <w:rFonts w:ascii="Times New Roman" w:hAnsi="Times New Roman" w:cs="Times New Roman"/>
                <w:sz w:val="26"/>
                <w:szCs w:val="26"/>
              </w:rPr>
            </w:pPr>
            <w:r>
              <w:rPr>
                <w:rFonts w:ascii="Times New Roman" w:hAnsi="Times New Roman" w:cs="Times New Roman"/>
                <w:sz w:val="26"/>
                <w:szCs w:val="26"/>
              </w:rPr>
              <w:t>- Tốc độ, hiệu suất cao nhất (so với Laravel, Symfony).</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Tốc độ, hiệu suất ổn định.</w:t>
            </w:r>
          </w:p>
        </w:tc>
      </w:tr>
      <w:tr w:rsidR="007F6987" w:rsidTr="007F6987">
        <w:tc>
          <w:tcPr>
            <w:tcW w:w="563" w:type="dxa"/>
            <w:vAlign w:val="center"/>
          </w:tcPr>
          <w:p w:rsidR="007F6987"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Mức độ đơn giản, dễ học</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Không.</w:t>
            </w:r>
          </w:p>
        </w:tc>
      </w:tr>
      <w:tr w:rsidR="007F6987" w:rsidTr="007F6987">
        <w:tc>
          <w:tcPr>
            <w:tcW w:w="563" w:type="dxa"/>
            <w:vAlign w:val="center"/>
          </w:tcPr>
          <w:p w:rsidR="007F6987"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Loại dự án phù hợp</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Dự án lớn, phức tạp.</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Dự án lớn, phức tạp.</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Dự án nhỏ và vừa.</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Dự án lớn, phức tạp.</w:t>
            </w:r>
          </w:p>
        </w:tc>
      </w:tr>
      <w:tr w:rsidR="007F6987" w:rsidTr="007F6987">
        <w:tc>
          <w:tcPr>
            <w:tcW w:w="563" w:type="dxa"/>
            <w:vAlign w:val="center"/>
          </w:tcPr>
          <w:p w:rsidR="007F6987" w:rsidRPr="00D3159D"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126"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Tự động sinh code (CRUD)</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Có.</w:t>
            </w:r>
          </w:p>
        </w:tc>
      </w:tr>
      <w:tr w:rsidR="007F6987" w:rsidTr="007F6987">
        <w:tc>
          <w:tcPr>
            <w:tcW w:w="563" w:type="dxa"/>
            <w:vAlign w:val="center"/>
          </w:tcPr>
          <w:p w:rsidR="007F6987" w:rsidRPr="00D3159D"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126" w:type="dxa"/>
            <w:vAlign w:val="center"/>
          </w:tcPr>
          <w:p w:rsidR="007F6987" w:rsidRPr="00D3159D" w:rsidRDefault="007F6987" w:rsidP="008A0BC1">
            <w:pPr>
              <w:spacing w:line="312" w:lineRule="auto"/>
              <w:rPr>
                <w:rFonts w:ascii="Times New Roman" w:hAnsi="Times New Roman" w:cs="Times New Roman"/>
                <w:sz w:val="26"/>
                <w:szCs w:val="26"/>
              </w:rPr>
            </w:pPr>
            <w:r>
              <w:rPr>
                <w:rFonts w:ascii="Times New Roman" w:hAnsi="Times New Roman" w:cs="Times New Roman"/>
                <w:sz w:val="26"/>
                <w:szCs w:val="26"/>
              </w:rPr>
              <w:t>Hỗ trợ kết nối cơ sở dữ liệu</w:t>
            </w:r>
          </w:p>
        </w:tc>
        <w:tc>
          <w:tcPr>
            <w:tcW w:w="2976" w:type="dxa"/>
            <w:vAlign w:val="center"/>
          </w:tcPr>
          <w:p w:rsidR="007F6987" w:rsidRPr="003A3C3E" w:rsidRDefault="007F6987" w:rsidP="003A3C3E">
            <w:pPr>
              <w:spacing w:line="312" w:lineRule="auto"/>
              <w:rPr>
                <w:rFonts w:ascii="Times New Roman" w:hAnsi="Times New Roman" w:cs="Times New Roman"/>
                <w:sz w:val="26"/>
                <w:szCs w:val="26"/>
              </w:rPr>
            </w:pPr>
            <w:r>
              <w:rPr>
                <w:rFonts w:ascii="Times New Roman" w:hAnsi="Times New Roman" w:cs="Times New Roman"/>
                <w:sz w:val="26"/>
                <w:szCs w:val="26"/>
              </w:rPr>
              <w:t xml:space="preserve">- Hỗ trợ nhiều CSDL khác nhau (MySql, MSSQL, </w:t>
            </w:r>
            <w:r w:rsidRPr="003A3C3E">
              <w:rPr>
                <w:rFonts w:ascii="Times New Roman" w:hAnsi="Times New Roman" w:cs="Times New Roman"/>
                <w:sz w:val="26"/>
                <w:szCs w:val="26"/>
              </w:rPr>
              <w:t>MongoDB,</w:t>
            </w:r>
          </w:p>
          <w:p w:rsidR="007F6987" w:rsidRDefault="007F6987" w:rsidP="003A3C3E">
            <w:pPr>
              <w:spacing w:line="312" w:lineRule="auto"/>
              <w:rPr>
                <w:rFonts w:ascii="Times New Roman" w:hAnsi="Times New Roman" w:cs="Times New Roman"/>
                <w:sz w:val="26"/>
                <w:szCs w:val="26"/>
              </w:rPr>
            </w:pPr>
            <w:r w:rsidRPr="003A3C3E">
              <w:rPr>
                <w:rFonts w:ascii="Times New Roman" w:hAnsi="Times New Roman" w:cs="Times New Roman"/>
                <w:sz w:val="26"/>
                <w:szCs w:val="26"/>
              </w:rPr>
              <w:t>PostgreSQL</w:t>
            </w:r>
            <w:r>
              <w:rPr>
                <w:rFonts w:ascii="Times New Roman" w:hAnsi="Times New Roman" w:cs="Times New Roman"/>
                <w:sz w:val="26"/>
                <w:szCs w:val="26"/>
              </w:rPr>
              <w:t>, …)</w:t>
            </w:r>
          </w:p>
        </w:tc>
        <w:tc>
          <w:tcPr>
            <w:tcW w:w="2977" w:type="dxa"/>
            <w:vAlign w:val="center"/>
          </w:tcPr>
          <w:p w:rsidR="007F6987" w:rsidRPr="003A3C3E" w:rsidRDefault="007F6987" w:rsidP="00006EC6">
            <w:pPr>
              <w:spacing w:line="312" w:lineRule="auto"/>
              <w:rPr>
                <w:rFonts w:ascii="Times New Roman" w:hAnsi="Times New Roman" w:cs="Times New Roman"/>
                <w:sz w:val="26"/>
                <w:szCs w:val="26"/>
              </w:rPr>
            </w:pPr>
            <w:r>
              <w:rPr>
                <w:rFonts w:ascii="Times New Roman" w:hAnsi="Times New Roman" w:cs="Times New Roman"/>
                <w:sz w:val="26"/>
                <w:szCs w:val="26"/>
              </w:rPr>
              <w:t xml:space="preserve">- Hỗ trợ nhiều CSDL khác nhau (MySql, MSSQL, </w:t>
            </w:r>
            <w:r w:rsidRPr="003A3C3E">
              <w:rPr>
                <w:rFonts w:ascii="Times New Roman" w:hAnsi="Times New Roman" w:cs="Times New Roman"/>
                <w:sz w:val="26"/>
                <w:szCs w:val="26"/>
              </w:rPr>
              <w:t>MongoDB,</w:t>
            </w:r>
            <w:r>
              <w:rPr>
                <w:rFonts w:ascii="Times New Roman" w:hAnsi="Times New Roman" w:cs="Times New Roman"/>
                <w:sz w:val="26"/>
                <w:szCs w:val="26"/>
              </w:rPr>
              <w:t xml:space="preserve"> Oracle,</w:t>
            </w:r>
          </w:p>
          <w:p w:rsidR="007F6987" w:rsidRDefault="007F6987" w:rsidP="00006EC6">
            <w:pPr>
              <w:spacing w:line="312" w:lineRule="auto"/>
              <w:rPr>
                <w:rFonts w:ascii="Times New Roman" w:hAnsi="Times New Roman" w:cs="Times New Roman"/>
                <w:sz w:val="26"/>
                <w:szCs w:val="26"/>
              </w:rPr>
            </w:pPr>
            <w:r w:rsidRPr="003A3C3E">
              <w:rPr>
                <w:rFonts w:ascii="Times New Roman" w:hAnsi="Times New Roman" w:cs="Times New Roman"/>
                <w:sz w:val="26"/>
                <w:szCs w:val="26"/>
              </w:rPr>
              <w:t>PostgreSQL</w:t>
            </w:r>
            <w:r>
              <w:rPr>
                <w:rFonts w:ascii="Times New Roman" w:hAnsi="Times New Roman" w:cs="Times New Roman"/>
                <w:sz w:val="26"/>
                <w:szCs w:val="26"/>
              </w:rPr>
              <w:t>, …)</w:t>
            </w:r>
          </w:p>
        </w:tc>
        <w:tc>
          <w:tcPr>
            <w:tcW w:w="2977" w:type="dxa"/>
            <w:vAlign w:val="center"/>
          </w:tcPr>
          <w:p w:rsidR="007F6987" w:rsidRPr="003A3C3E" w:rsidRDefault="007F6987" w:rsidP="003A3C3E">
            <w:pPr>
              <w:spacing w:line="312" w:lineRule="auto"/>
              <w:rPr>
                <w:rFonts w:ascii="Times New Roman" w:hAnsi="Times New Roman" w:cs="Times New Roman"/>
                <w:sz w:val="26"/>
                <w:szCs w:val="26"/>
              </w:rPr>
            </w:pPr>
            <w:r>
              <w:rPr>
                <w:rFonts w:ascii="Times New Roman" w:hAnsi="Times New Roman" w:cs="Times New Roman"/>
                <w:sz w:val="26"/>
                <w:szCs w:val="26"/>
              </w:rPr>
              <w:t xml:space="preserve">- Hỗ trợ nhiều CSDL khác nhau (MySql, MSSQL, </w:t>
            </w:r>
            <w:r w:rsidRPr="003A3C3E">
              <w:rPr>
                <w:rFonts w:ascii="Times New Roman" w:hAnsi="Times New Roman" w:cs="Times New Roman"/>
                <w:sz w:val="26"/>
                <w:szCs w:val="26"/>
              </w:rPr>
              <w:t>MongoDB,</w:t>
            </w:r>
            <w:r>
              <w:rPr>
                <w:rFonts w:ascii="Times New Roman" w:hAnsi="Times New Roman" w:cs="Times New Roman"/>
                <w:sz w:val="26"/>
                <w:szCs w:val="26"/>
              </w:rPr>
              <w:t xml:space="preserve"> Oracle,</w:t>
            </w:r>
          </w:p>
          <w:p w:rsidR="007F6987" w:rsidRDefault="007F6987" w:rsidP="003A3C3E">
            <w:pPr>
              <w:spacing w:line="312" w:lineRule="auto"/>
              <w:rPr>
                <w:rFonts w:ascii="Times New Roman" w:hAnsi="Times New Roman" w:cs="Times New Roman"/>
                <w:sz w:val="26"/>
                <w:szCs w:val="26"/>
              </w:rPr>
            </w:pPr>
            <w:r w:rsidRPr="003A3C3E">
              <w:rPr>
                <w:rFonts w:ascii="Times New Roman" w:hAnsi="Times New Roman" w:cs="Times New Roman"/>
                <w:sz w:val="26"/>
                <w:szCs w:val="26"/>
              </w:rPr>
              <w:t>PostgreSQL</w:t>
            </w:r>
            <w:r>
              <w:rPr>
                <w:rFonts w:ascii="Times New Roman" w:hAnsi="Times New Roman" w:cs="Times New Roman"/>
                <w:sz w:val="26"/>
                <w:szCs w:val="26"/>
              </w:rPr>
              <w:t>, …)</w:t>
            </w:r>
          </w:p>
        </w:tc>
        <w:tc>
          <w:tcPr>
            <w:tcW w:w="2977" w:type="dxa"/>
            <w:vAlign w:val="center"/>
          </w:tcPr>
          <w:p w:rsidR="007F6987" w:rsidRPr="003A3C3E" w:rsidRDefault="007F6987" w:rsidP="00307FD0">
            <w:pPr>
              <w:spacing w:line="312" w:lineRule="auto"/>
              <w:rPr>
                <w:rFonts w:ascii="Times New Roman" w:hAnsi="Times New Roman" w:cs="Times New Roman"/>
                <w:sz w:val="26"/>
                <w:szCs w:val="26"/>
              </w:rPr>
            </w:pPr>
            <w:r>
              <w:rPr>
                <w:rFonts w:ascii="Times New Roman" w:hAnsi="Times New Roman" w:cs="Times New Roman"/>
                <w:sz w:val="26"/>
                <w:szCs w:val="26"/>
              </w:rPr>
              <w:t xml:space="preserve">- Hỗ trợ nhiều CSDL khác nhau (MySql, MSSQL, </w:t>
            </w:r>
            <w:r w:rsidRPr="003A3C3E">
              <w:rPr>
                <w:rFonts w:ascii="Times New Roman" w:hAnsi="Times New Roman" w:cs="Times New Roman"/>
                <w:sz w:val="26"/>
                <w:szCs w:val="26"/>
              </w:rPr>
              <w:t>MongoDB,</w:t>
            </w:r>
          </w:p>
          <w:p w:rsidR="007F6987" w:rsidRDefault="007F6987" w:rsidP="00307FD0">
            <w:pPr>
              <w:spacing w:line="312" w:lineRule="auto"/>
              <w:rPr>
                <w:rFonts w:ascii="Times New Roman" w:hAnsi="Times New Roman" w:cs="Times New Roman"/>
                <w:sz w:val="26"/>
                <w:szCs w:val="26"/>
              </w:rPr>
            </w:pPr>
            <w:r w:rsidRPr="003A3C3E">
              <w:rPr>
                <w:rFonts w:ascii="Times New Roman" w:hAnsi="Times New Roman" w:cs="Times New Roman"/>
                <w:sz w:val="26"/>
                <w:szCs w:val="26"/>
              </w:rPr>
              <w:t>PostgreSQL</w:t>
            </w:r>
            <w:r>
              <w:rPr>
                <w:rFonts w:ascii="Times New Roman" w:hAnsi="Times New Roman" w:cs="Times New Roman"/>
                <w:sz w:val="26"/>
                <w:szCs w:val="26"/>
              </w:rPr>
              <w:t>, …)</w:t>
            </w:r>
          </w:p>
        </w:tc>
      </w:tr>
      <w:tr w:rsidR="007F6987" w:rsidTr="007F6987">
        <w:tc>
          <w:tcPr>
            <w:tcW w:w="563" w:type="dxa"/>
            <w:vAlign w:val="center"/>
          </w:tcPr>
          <w:p w:rsidR="007F6987" w:rsidRPr="00D3159D" w:rsidRDefault="007F6987" w:rsidP="00812E89">
            <w:pPr>
              <w:spacing w:line="312"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126"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Thư viện hỗ trợ</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Nhiều nhất (so với Symfony, Yii2)</w:t>
            </w:r>
          </w:p>
        </w:tc>
        <w:tc>
          <w:tcPr>
            <w:tcW w:w="2977" w:type="dxa"/>
            <w:vAlign w:val="center"/>
          </w:tcPr>
          <w:p w:rsidR="007F6987" w:rsidRDefault="007F6987" w:rsidP="00006EC6">
            <w:pPr>
              <w:spacing w:line="312" w:lineRule="auto"/>
              <w:rPr>
                <w:rFonts w:ascii="Times New Roman" w:hAnsi="Times New Roman" w:cs="Times New Roman"/>
                <w:sz w:val="26"/>
                <w:szCs w:val="26"/>
              </w:rPr>
            </w:pPr>
            <w:r>
              <w:rPr>
                <w:rFonts w:ascii="Times New Roman" w:hAnsi="Times New Roman" w:cs="Times New Roman"/>
                <w:sz w:val="26"/>
                <w:szCs w:val="26"/>
              </w:rPr>
              <w:t>- Số lượng lớn.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Số lượng lớn.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Số lượng lớn.</w:t>
            </w:r>
          </w:p>
        </w:tc>
      </w:tr>
      <w:tr w:rsidR="007F6987" w:rsidTr="007F6987">
        <w:tc>
          <w:tcPr>
            <w:tcW w:w="563" w:type="dxa"/>
            <w:vAlign w:val="center"/>
          </w:tcPr>
          <w:p w:rsidR="007F6987" w:rsidRPr="00D3159D" w:rsidRDefault="007F6987" w:rsidP="00A06657">
            <w:pPr>
              <w:spacing w:line="312" w:lineRule="auto"/>
              <w:jc w:val="center"/>
              <w:rPr>
                <w:rFonts w:ascii="Times New Roman" w:hAnsi="Times New Roman" w:cs="Times New Roman"/>
                <w:sz w:val="26"/>
                <w:szCs w:val="26"/>
              </w:rPr>
            </w:pPr>
            <w:r>
              <w:rPr>
                <w:rFonts w:ascii="Times New Roman" w:hAnsi="Times New Roman" w:cs="Times New Roman"/>
                <w:sz w:val="26"/>
                <w:szCs w:val="26"/>
              </w:rPr>
              <w:lastRenderedPageBreak/>
              <w:t>10</w:t>
            </w:r>
          </w:p>
        </w:tc>
        <w:tc>
          <w:tcPr>
            <w:tcW w:w="2126" w:type="dxa"/>
            <w:vAlign w:val="center"/>
          </w:tcPr>
          <w:p w:rsidR="007F6987" w:rsidRPr="00D3159D"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Tài liệu hướng dẫn</w:t>
            </w:r>
          </w:p>
        </w:tc>
        <w:tc>
          <w:tcPr>
            <w:tcW w:w="2976" w:type="dxa"/>
            <w:vAlign w:val="center"/>
          </w:tcPr>
          <w:p w:rsidR="007F6987" w:rsidRDefault="007F6987" w:rsidP="004D6F8D">
            <w:pPr>
              <w:spacing w:line="312" w:lineRule="auto"/>
              <w:rPr>
                <w:rFonts w:ascii="Times New Roman" w:hAnsi="Times New Roman" w:cs="Times New Roman"/>
                <w:sz w:val="26"/>
                <w:szCs w:val="26"/>
              </w:rPr>
            </w:pPr>
            <w:r>
              <w:rPr>
                <w:rFonts w:ascii="Times New Roman" w:hAnsi="Times New Roman" w:cs="Times New Roman"/>
                <w:sz w:val="26"/>
                <w:szCs w:val="26"/>
              </w:rPr>
              <w:t>- Đầy đủ tài liệu hướng dẫn.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Đầy đủ tài liệu hướng dẫn.</w:t>
            </w:r>
          </w:p>
        </w:tc>
        <w:tc>
          <w:tcPr>
            <w:tcW w:w="2977" w:type="dxa"/>
            <w:vAlign w:val="center"/>
          </w:tcPr>
          <w:p w:rsidR="007F6987" w:rsidRDefault="007F6987" w:rsidP="00BF1C2F">
            <w:pPr>
              <w:spacing w:line="312" w:lineRule="auto"/>
              <w:rPr>
                <w:rFonts w:ascii="Times New Roman" w:hAnsi="Times New Roman" w:cs="Times New Roman"/>
                <w:sz w:val="26"/>
                <w:szCs w:val="26"/>
              </w:rPr>
            </w:pPr>
            <w:r>
              <w:rPr>
                <w:rFonts w:ascii="Times New Roman" w:hAnsi="Times New Roman" w:cs="Times New Roman"/>
                <w:sz w:val="26"/>
                <w:szCs w:val="26"/>
              </w:rPr>
              <w:t>- Đầy đủ tài liệu hướng dẫn (có tài liệu Tiếng Việt).</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Đầy đủ tài liệu hướng dẫn.</w:t>
            </w:r>
          </w:p>
        </w:tc>
      </w:tr>
      <w:tr w:rsidR="007F6987" w:rsidTr="007F6987">
        <w:tc>
          <w:tcPr>
            <w:tcW w:w="563" w:type="dxa"/>
            <w:vAlign w:val="center"/>
          </w:tcPr>
          <w:p w:rsidR="007F6987" w:rsidRDefault="007F6987" w:rsidP="00A06657">
            <w:pPr>
              <w:spacing w:line="312"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Cộng đồng hỗ trợ</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Rộng lớn.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Rộng lớn.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Rộng lớn.</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Rộng lớn.</w:t>
            </w:r>
          </w:p>
        </w:tc>
      </w:tr>
      <w:tr w:rsidR="007F6987" w:rsidTr="007F6987">
        <w:tc>
          <w:tcPr>
            <w:tcW w:w="563" w:type="dxa"/>
            <w:vAlign w:val="center"/>
          </w:tcPr>
          <w:p w:rsidR="007F6987" w:rsidRDefault="007F6987" w:rsidP="00A06657">
            <w:pPr>
              <w:spacing w:line="312"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Chi phí sử dụng</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Miễn phí.</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Miễn phí.</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Miễn phí.</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Miễn phí.</w:t>
            </w:r>
          </w:p>
        </w:tc>
      </w:tr>
      <w:tr w:rsidR="007F6987" w:rsidTr="007F6987">
        <w:tc>
          <w:tcPr>
            <w:tcW w:w="563" w:type="dxa"/>
            <w:vAlign w:val="center"/>
          </w:tcPr>
          <w:p w:rsidR="007F6987" w:rsidRDefault="007F6987" w:rsidP="00A06657">
            <w:pPr>
              <w:spacing w:line="312"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Bảo trì, nâng cấp</w:t>
            </w:r>
          </w:p>
        </w:tc>
        <w:tc>
          <w:tcPr>
            <w:tcW w:w="297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Dễ dàng.</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Dễ dàng.</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Dễ dàng.</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Dễ dàng.</w:t>
            </w:r>
          </w:p>
        </w:tc>
      </w:tr>
      <w:tr w:rsidR="007F6987" w:rsidTr="007F6987">
        <w:tc>
          <w:tcPr>
            <w:tcW w:w="563" w:type="dxa"/>
            <w:vAlign w:val="center"/>
          </w:tcPr>
          <w:p w:rsidR="007F6987" w:rsidRDefault="007F6987" w:rsidP="00A06657">
            <w:pPr>
              <w:spacing w:line="312"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126"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Nhược điểm</w:t>
            </w:r>
          </w:p>
        </w:tc>
        <w:tc>
          <w:tcPr>
            <w:tcW w:w="2976" w:type="dxa"/>
            <w:vAlign w:val="center"/>
          </w:tcPr>
          <w:p w:rsidR="007F6987" w:rsidRDefault="007F6987" w:rsidP="00B60FDF">
            <w:pPr>
              <w:spacing w:line="312" w:lineRule="auto"/>
              <w:rPr>
                <w:rFonts w:ascii="Times New Roman" w:hAnsi="Times New Roman" w:cs="Times New Roman"/>
                <w:sz w:val="26"/>
                <w:szCs w:val="26"/>
              </w:rPr>
            </w:pPr>
            <w:r>
              <w:rPr>
                <w:rFonts w:ascii="Times New Roman" w:hAnsi="Times New Roman" w:cs="Times New Roman"/>
                <w:sz w:val="26"/>
                <w:szCs w:val="26"/>
              </w:rPr>
              <w:t>- Không có sự chuyển đổi liền mạch giữa các phiên bản, ví dụ từ Laravel 4 sang 5.</w:t>
            </w:r>
          </w:p>
          <w:p w:rsidR="007F6987" w:rsidRDefault="007F6987" w:rsidP="00B60FDF">
            <w:pPr>
              <w:spacing w:line="312" w:lineRule="auto"/>
              <w:rPr>
                <w:rFonts w:ascii="Times New Roman" w:hAnsi="Times New Roman" w:cs="Times New Roman"/>
                <w:sz w:val="26"/>
                <w:szCs w:val="26"/>
              </w:rPr>
            </w:pPr>
            <w:r>
              <w:rPr>
                <w:rFonts w:ascii="Times New Roman" w:hAnsi="Times New Roman" w:cs="Times New Roman"/>
                <w:sz w:val="26"/>
                <w:szCs w:val="26"/>
              </w:rPr>
              <w:t>- Không hoạt động trên shared hosting.</w:t>
            </w:r>
          </w:p>
        </w:tc>
        <w:tc>
          <w:tcPr>
            <w:tcW w:w="2977" w:type="dxa"/>
            <w:vAlign w:val="center"/>
          </w:tcPr>
          <w:p w:rsidR="007F6987" w:rsidRDefault="007F6987" w:rsidP="00D3159D">
            <w:pPr>
              <w:spacing w:line="312" w:lineRule="auto"/>
              <w:rPr>
                <w:rFonts w:ascii="Times New Roman" w:hAnsi="Times New Roman" w:cs="Times New Roman"/>
                <w:sz w:val="26"/>
                <w:szCs w:val="26"/>
              </w:rPr>
            </w:pPr>
            <w:r>
              <w:rPr>
                <w:rFonts w:ascii="Times New Roman" w:hAnsi="Times New Roman" w:cs="Times New Roman"/>
                <w:sz w:val="26"/>
                <w:szCs w:val="26"/>
              </w:rPr>
              <w:t>- Symfony2 (phiên bản cũ) không hỗ trợ mô hình MVC.</w:t>
            </w:r>
          </w:p>
        </w:tc>
        <w:tc>
          <w:tcPr>
            <w:tcW w:w="2977" w:type="dxa"/>
            <w:vAlign w:val="center"/>
          </w:tcPr>
          <w:p w:rsidR="007F6987" w:rsidRDefault="007F6987" w:rsidP="00AC3408">
            <w:pPr>
              <w:spacing w:line="312" w:lineRule="auto"/>
              <w:rPr>
                <w:rFonts w:ascii="Times New Roman" w:hAnsi="Times New Roman" w:cs="Times New Roman"/>
                <w:sz w:val="26"/>
                <w:szCs w:val="26"/>
              </w:rPr>
            </w:pPr>
            <w:r>
              <w:rPr>
                <w:rFonts w:ascii="Times New Roman" w:hAnsi="Times New Roman" w:cs="Times New Roman"/>
                <w:sz w:val="26"/>
                <w:szCs w:val="26"/>
              </w:rPr>
              <w:t>- Không có nhiều tính năng được xây dựng sẵn.</w:t>
            </w:r>
          </w:p>
        </w:tc>
        <w:tc>
          <w:tcPr>
            <w:tcW w:w="2977" w:type="dxa"/>
            <w:vAlign w:val="center"/>
          </w:tcPr>
          <w:p w:rsidR="007F6987" w:rsidRDefault="007F6987" w:rsidP="00A64148">
            <w:pPr>
              <w:keepNext/>
              <w:spacing w:line="312" w:lineRule="auto"/>
              <w:rPr>
                <w:rFonts w:ascii="Times New Roman" w:hAnsi="Times New Roman" w:cs="Times New Roman"/>
                <w:sz w:val="26"/>
                <w:szCs w:val="26"/>
              </w:rPr>
            </w:pPr>
            <w:r>
              <w:rPr>
                <w:rFonts w:ascii="Times New Roman" w:hAnsi="Times New Roman" w:cs="Times New Roman"/>
                <w:sz w:val="26"/>
                <w:szCs w:val="26"/>
              </w:rPr>
              <w:t>- Khó học.</w:t>
            </w:r>
          </w:p>
        </w:tc>
      </w:tr>
    </w:tbl>
    <w:p w:rsidR="00A64148" w:rsidRDefault="00A64148" w:rsidP="00833116">
      <w:pPr>
        <w:pStyle w:val="Caption"/>
        <w:spacing w:before="120" w:after="120" w:line="312" w:lineRule="auto"/>
        <w:jc w:val="center"/>
        <w:rPr>
          <w:rFonts w:ascii="Times New Roman" w:hAnsi="Times New Roman" w:cs="Times New Roman"/>
          <w:color w:val="auto"/>
          <w:sz w:val="26"/>
          <w:szCs w:val="26"/>
        </w:rPr>
      </w:pPr>
      <w:bookmarkStart w:id="40" w:name="_Toc8973613"/>
      <w:r w:rsidRPr="00A64148">
        <w:rPr>
          <w:rFonts w:ascii="Times New Roman" w:hAnsi="Times New Roman" w:cs="Times New Roman"/>
          <w:color w:val="auto"/>
          <w:sz w:val="26"/>
          <w:szCs w:val="26"/>
        </w:rPr>
        <w:t xml:space="preserve">Bảng </w:t>
      </w:r>
      <w:r w:rsidRPr="00A64148">
        <w:rPr>
          <w:rFonts w:ascii="Times New Roman" w:hAnsi="Times New Roman" w:cs="Times New Roman"/>
          <w:color w:val="auto"/>
          <w:sz w:val="26"/>
          <w:szCs w:val="26"/>
        </w:rPr>
        <w:fldChar w:fldCharType="begin"/>
      </w:r>
      <w:r w:rsidRPr="00A64148">
        <w:rPr>
          <w:rFonts w:ascii="Times New Roman" w:hAnsi="Times New Roman" w:cs="Times New Roman"/>
          <w:color w:val="auto"/>
          <w:sz w:val="26"/>
          <w:szCs w:val="26"/>
        </w:rPr>
        <w:instrText xml:space="preserve"> SEQ Bảng \* ARABIC </w:instrText>
      </w:r>
      <w:r w:rsidRPr="00A64148">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1</w:t>
      </w:r>
      <w:r w:rsidRPr="00A64148">
        <w:rPr>
          <w:rFonts w:ascii="Times New Roman" w:hAnsi="Times New Roman" w:cs="Times New Roman"/>
          <w:color w:val="auto"/>
          <w:sz w:val="26"/>
          <w:szCs w:val="26"/>
        </w:rPr>
        <w:fldChar w:fldCharType="end"/>
      </w:r>
      <w:r w:rsidRPr="00A64148">
        <w:rPr>
          <w:rFonts w:ascii="Times New Roman" w:hAnsi="Times New Roman" w:cs="Times New Roman"/>
          <w:color w:val="auto"/>
          <w:sz w:val="26"/>
          <w:szCs w:val="26"/>
        </w:rPr>
        <w:t>. So sánh một số framework phổ biến</w:t>
      </w:r>
      <w:bookmarkEnd w:id="40"/>
    </w:p>
    <w:p w:rsidR="00D31C8B" w:rsidRPr="00D31C8B" w:rsidRDefault="00D31C8B" w:rsidP="00292BDE">
      <w:pPr>
        <w:ind w:firstLine="709"/>
        <w:jc w:val="both"/>
        <w:rPr>
          <w:rFonts w:ascii="Times New Roman" w:hAnsi="Times New Roman" w:cs="Times New Roman"/>
          <w:sz w:val="26"/>
          <w:szCs w:val="26"/>
        </w:rPr>
      </w:pPr>
      <w:r>
        <w:rPr>
          <w:rFonts w:ascii="Times New Roman" w:hAnsi="Times New Roman" w:cs="Times New Roman"/>
          <w:sz w:val="26"/>
          <w:szCs w:val="26"/>
        </w:rPr>
        <w:t xml:space="preserve">Qua so sánh một số tiêu chí đối với những PHP framework phổ biến hiện nay, </w:t>
      </w:r>
      <w:r w:rsidR="0049550B">
        <w:rPr>
          <w:rFonts w:ascii="Times New Roman" w:hAnsi="Times New Roman" w:cs="Times New Roman"/>
          <w:sz w:val="26"/>
          <w:szCs w:val="26"/>
        </w:rPr>
        <w:t>về cơ bản các</w:t>
      </w:r>
      <w:r>
        <w:rPr>
          <w:rFonts w:ascii="Times New Roman" w:hAnsi="Times New Roman" w:cs="Times New Roman"/>
          <w:sz w:val="26"/>
          <w:szCs w:val="26"/>
        </w:rPr>
        <w:t xml:space="preserve"> framework đều</w:t>
      </w:r>
      <w:r w:rsidR="0049550B">
        <w:rPr>
          <w:rFonts w:ascii="Times New Roman" w:hAnsi="Times New Roman" w:cs="Times New Roman"/>
          <w:sz w:val="26"/>
          <w:szCs w:val="26"/>
        </w:rPr>
        <w:t xml:space="preserve"> được xây dựng dựa trên mô hình MVC (model – view – controller) với nền tảng vững chắc để phát triển ứng dụng một cách nhanh chóng</w:t>
      </w:r>
      <w:r w:rsidR="00292BDE">
        <w:rPr>
          <w:rFonts w:ascii="Times New Roman" w:hAnsi="Times New Roman" w:cs="Times New Roman"/>
          <w:sz w:val="26"/>
          <w:szCs w:val="26"/>
        </w:rPr>
        <w:t>, ổn định và có khả năng phát triển trong tương lai.</w:t>
      </w:r>
      <w:r>
        <w:rPr>
          <w:rFonts w:ascii="Times New Roman" w:hAnsi="Times New Roman" w:cs="Times New Roman"/>
          <w:sz w:val="26"/>
          <w:szCs w:val="26"/>
        </w:rPr>
        <w:t xml:space="preserve"> </w:t>
      </w:r>
      <w:r w:rsidR="00864A48">
        <w:rPr>
          <w:rFonts w:ascii="Times New Roman" w:hAnsi="Times New Roman" w:cs="Times New Roman"/>
          <w:sz w:val="26"/>
          <w:szCs w:val="26"/>
        </w:rPr>
        <w:t xml:space="preserve">Bên cạnh đó, mỗi framework lại </w:t>
      </w:r>
      <w:r>
        <w:rPr>
          <w:rFonts w:ascii="Times New Roman" w:hAnsi="Times New Roman" w:cs="Times New Roman"/>
          <w:sz w:val="26"/>
          <w:szCs w:val="26"/>
        </w:rPr>
        <w:t>có những ưu, nhược điể</w:t>
      </w:r>
      <w:r w:rsidR="00864A48">
        <w:rPr>
          <w:rFonts w:ascii="Times New Roman" w:hAnsi="Times New Roman" w:cs="Times New Roman"/>
          <w:sz w:val="26"/>
          <w:szCs w:val="26"/>
        </w:rPr>
        <w:t xml:space="preserve">m khác nhau, do vậy </w:t>
      </w:r>
      <w:r>
        <w:rPr>
          <w:rFonts w:ascii="Times New Roman" w:hAnsi="Times New Roman" w:cs="Times New Roman"/>
          <w:sz w:val="26"/>
          <w:szCs w:val="26"/>
        </w:rPr>
        <w:t xml:space="preserve">tùy theo yêu cầu của dự án có thể lựa chọn cho mình một framework phù hợp. </w:t>
      </w:r>
      <w:r w:rsidR="0041202D">
        <w:rPr>
          <w:rFonts w:ascii="Times New Roman" w:hAnsi="Times New Roman" w:cs="Times New Roman"/>
          <w:sz w:val="26"/>
          <w:szCs w:val="26"/>
        </w:rPr>
        <w:t>Để thực hiện đồ án tốt nghiệp này, em đã lựa chọn Yii2 framework bởi vì: Yii2 là một framework có tính hiệu quả cao,</w:t>
      </w:r>
      <w:r w:rsidR="00CE2916">
        <w:rPr>
          <w:rFonts w:ascii="Times New Roman" w:hAnsi="Times New Roman" w:cs="Times New Roman"/>
          <w:sz w:val="26"/>
          <w:szCs w:val="26"/>
        </w:rPr>
        <w:t xml:space="preserve"> dễ học,</w:t>
      </w:r>
      <w:r w:rsidR="0041202D">
        <w:rPr>
          <w:rFonts w:ascii="Times New Roman" w:hAnsi="Times New Roman" w:cs="Times New Roman"/>
          <w:sz w:val="26"/>
          <w:szCs w:val="26"/>
        </w:rPr>
        <w:t xml:space="preserve"> có các tính năng phù hợp với yêu cầu bài toán và có tài liệu hướng dẫn đầy đủ, đặc biệt các tài liệu bằng Tiếng Việt trên trang tài liệu hướng dẫn chính thức của Yii2. </w:t>
      </w:r>
    </w:p>
    <w:p w:rsidR="00D26435" w:rsidRPr="00D31C8B" w:rsidRDefault="00AD63B0" w:rsidP="00D31C8B">
      <w:pPr>
        <w:ind w:firstLine="709"/>
        <w:rPr>
          <w:rFonts w:ascii="Times New Roman" w:eastAsiaTheme="majorEastAsia" w:hAnsi="Times New Roman" w:cs="Times New Roman"/>
          <w:b/>
          <w:sz w:val="26"/>
          <w:szCs w:val="26"/>
        </w:rPr>
        <w:sectPr w:rsidR="00D26435" w:rsidRPr="00D31C8B" w:rsidSect="00D26435">
          <w:pgSz w:w="16839" w:h="11907" w:orient="landscape" w:code="9"/>
          <w:pgMar w:top="1701" w:right="1134" w:bottom="1134" w:left="1134" w:header="720" w:footer="720" w:gutter="0"/>
          <w:cols w:space="720"/>
          <w:docGrid w:linePitch="360"/>
        </w:sectPr>
      </w:pPr>
      <w:r>
        <w:br w:type="page"/>
      </w:r>
    </w:p>
    <w:p w:rsidR="001877CF" w:rsidRPr="008028CF" w:rsidRDefault="00FE50C3" w:rsidP="0021467C">
      <w:pPr>
        <w:pStyle w:val="Heading2"/>
        <w:ind w:firstLine="720"/>
      </w:pPr>
      <w:bookmarkStart w:id="41" w:name="_Toc8936952"/>
      <w:r w:rsidRPr="008028CF">
        <w:lastRenderedPageBreak/>
        <w:t>1</w:t>
      </w:r>
      <w:r w:rsidR="001877CF" w:rsidRPr="008028CF">
        <w:t>.6. Framework Yii</w:t>
      </w:r>
      <w:r w:rsidR="008028CF">
        <w:t>2</w:t>
      </w:r>
      <w:bookmarkEnd w:id="41"/>
    </w:p>
    <w:p w:rsidR="001F46A2" w:rsidRPr="008028CF" w:rsidRDefault="00FE50C3" w:rsidP="00905DAF">
      <w:pPr>
        <w:pStyle w:val="Heading4"/>
        <w:ind w:firstLine="720"/>
        <w:rPr>
          <w:rFonts w:eastAsiaTheme="minorHAnsi"/>
        </w:rPr>
      </w:pPr>
      <w:r w:rsidRPr="008028CF">
        <w:rPr>
          <w:rFonts w:eastAsiaTheme="minorHAnsi"/>
        </w:rPr>
        <w:t>1</w:t>
      </w:r>
      <w:r w:rsidR="008A72B6" w:rsidRPr="008028CF">
        <w:rPr>
          <w:rFonts w:eastAsiaTheme="minorHAnsi"/>
        </w:rPr>
        <w:t xml:space="preserve">.6.1. </w:t>
      </w:r>
      <w:r w:rsidR="001F46A2" w:rsidRPr="008028CF">
        <w:rPr>
          <w:rFonts w:eastAsiaTheme="minorHAnsi"/>
        </w:rPr>
        <w:t>Yii là gì</w:t>
      </w:r>
    </w:p>
    <w:p w:rsidR="001F46A2" w:rsidRPr="00BA6611" w:rsidRDefault="001F46A2" w:rsidP="00BA6611">
      <w:pPr>
        <w:spacing w:after="0" w:line="312" w:lineRule="auto"/>
        <w:ind w:firstLine="720"/>
        <w:jc w:val="both"/>
        <w:rPr>
          <w:rFonts w:ascii="Times New Roman" w:hAnsi="Times New Roman" w:cs="Times New Roman"/>
          <w:color w:val="000000" w:themeColor="text1"/>
          <w:sz w:val="26"/>
          <w:szCs w:val="26"/>
        </w:rPr>
      </w:pPr>
      <w:r w:rsidRPr="00BA6611">
        <w:rPr>
          <w:rFonts w:ascii="Times New Roman" w:hAnsi="Times New Roman" w:cs="Times New Roman"/>
          <w:color w:val="000000" w:themeColor="text1"/>
          <w:sz w:val="26"/>
          <w:szCs w:val="26"/>
        </w:rPr>
        <w:t>Yii là một PHP Framework mã nguồn mở và hoàn toàn miễn phí, có hiệu năng xử lý cao, phát triển tốt nhất trên các ứng dụng Web 2.0, sử dụng tối đa các thành phần (component-based PHP framework) để tăng tốc độ viết ứng dụng. Tên Yii (được phát âm là Yee hoặc [ji:]) ở Trung Quốc có nghĩa là "thật đơn giản và luôn phát triển". Nghĩa thứ hai có thể đọc ngắn gọn là </w:t>
      </w:r>
      <w:r w:rsidRPr="00BA6611">
        <w:rPr>
          <w:rFonts w:ascii="Times New Roman" w:hAnsi="Times New Roman" w:cs="Times New Roman"/>
          <w:b/>
          <w:color w:val="000000" w:themeColor="text1"/>
          <w:sz w:val="26"/>
          <w:szCs w:val="26"/>
        </w:rPr>
        <w:t>Yes It Is</w:t>
      </w:r>
      <w:r w:rsidRPr="00BA6611">
        <w:rPr>
          <w:rFonts w:ascii="Times New Roman" w:hAnsi="Times New Roman" w:cs="Times New Roman"/>
          <w:color w:val="000000" w:themeColor="text1"/>
          <w:sz w:val="26"/>
          <w:szCs w:val="26"/>
        </w:rPr>
        <w:t>!</w:t>
      </w:r>
    </w:p>
    <w:p w:rsidR="001F46A2" w:rsidRPr="008028CF" w:rsidRDefault="00FE50C3" w:rsidP="00905DAF">
      <w:pPr>
        <w:pStyle w:val="Heading4"/>
        <w:ind w:firstLine="720"/>
        <w:rPr>
          <w:rFonts w:eastAsiaTheme="minorHAnsi"/>
        </w:rPr>
      </w:pPr>
      <w:r w:rsidRPr="008028CF">
        <w:rPr>
          <w:rFonts w:eastAsiaTheme="minorHAnsi"/>
        </w:rPr>
        <w:t>1</w:t>
      </w:r>
      <w:r w:rsidR="008A72B6" w:rsidRPr="008028CF">
        <w:rPr>
          <w:rFonts w:eastAsiaTheme="minorHAnsi"/>
        </w:rPr>
        <w:t xml:space="preserve">.6.2. </w:t>
      </w:r>
      <w:r w:rsidR="001F46A2" w:rsidRPr="008028CF">
        <w:rPr>
          <w:rFonts w:eastAsiaTheme="minorHAnsi"/>
        </w:rPr>
        <w:t>Yii thích hợp nhất để làm gì?</w:t>
      </w:r>
    </w:p>
    <w:p w:rsidR="001F46A2" w:rsidRPr="00800CC5" w:rsidRDefault="001F46A2"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Yii, nói chung, là một framework phát triển ứng dụng Web nên có thể dùng để viết mọi loại ứng dụng Web và sử dụng ngôn ngữ lập trình PHP. Yii rất nhẹ và được trang bị giải pháp cache tối ưu nên đặc biệt hữu dụng cho ứng dụng web có dung lượng dữ liệu trên đường truyền lớn như web portal, forum, CMS, e-commerce, các dự án thương mại điện tử và các dịch vụ</w:t>
      </w:r>
      <w:r w:rsidR="006B39BC" w:rsidRPr="00800CC5">
        <w:rPr>
          <w:rFonts w:ascii="Times New Roman" w:hAnsi="Times New Roman" w:cs="Times New Roman"/>
          <w:color w:val="000000" w:themeColor="text1"/>
          <w:sz w:val="26"/>
          <w:szCs w:val="26"/>
        </w:rPr>
        <w:t xml:space="preserve"> Web RESTful.</w:t>
      </w:r>
    </w:p>
    <w:p w:rsidR="001F46A2" w:rsidRPr="008028CF" w:rsidRDefault="00FE50C3" w:rsidP="00905DAF">
      <w:pPr>
        <w:pStyle w:val="Heading4"/>
        <w:ind w:firstLine="720"/>
        <w:rPr>
          <w:rFonts w:eastAsiaTheme="minorHAnsi"/>
        </w:rPr>
      </w:pPr>
      <w:r w:rsidRPr="008028CF">
        <w:rPr>
          <w:rFonts w:eastAsiaTheme="minorHAnsi"/>
        </w:rPr>
        <w:t>1</w:t>
      </w:r>
      <w:r w:rsidR="00963BE3" w:rsidRPr="008028CF">
        <w:rPr>
          <w:rFonts w:eastAsiaTheme="minorHAnsi"/>
        </w:rPr>
        <w:t xml:space="preserve">.6.3. </w:t>
      </w:r>
      <w:r w:rsidR="001F46A2" w:rsidRPr="008028CF">
        <w:rPr>
          <w:rFonts w:eastAsiaTheme="minorHAnsi"/>
        </w:rPr>
        <w:t>So sánh Yii Với các Frameworks khác?</w:t>
      </w:r>
    </w:p>
    <w:p w:rsidR="001F46A2" w:rsidRPr="00800CC5" w:rsidRDefault="00767224"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Giống như những PHP frameworks khác, Yii sử dụng mô hình MVC (Model-View-Controller) tổ chức code một cách hợp lý và có hệ thống.</w:t>
      </w:r>
    </w:p>
    <w:p w:rsidR="001F46A2" w:rsidRPr="00800CC5" w:rsidRDefault="00607262"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Yii tạo ra code đơn giản và thanh lịch, đây là triết lý trong chương trình. Yii sẽ không bao giờ cố gắng tạo ra những m</w:t>
      </w:r>
      <w:r w:rsidR="00302C28" w:rsidRPr="00800CC5">
        <w:rPr>
          <w:rFonts w:ascii="Times New Roman" w:hAnsi="Times New Roman" w:cs="Times New Roman"/>
          <w:color w:val="000000" w:themeColor="text1"/>
          <w:sz w:val="26"/>
          <w:szCs w:val="26"/>
        </w:rPr>
        <w:t>ẫ</w:t>
      </w:r>
      <w:r w:rsidR="001F46A2" w:rsidRPr="00800CC5">
        <w:rPr>
          <w:rFonts w:ascii="Times New Roman" w:hAnsi="Times New Roman" w:cs="Times New Roman"/>
          <w:color w:val="000000" w:themeColor="text1"/>
          <w:sz w:val="26"/>
          <w:szCs w:val="26"/>
        </w:rPr>
        <w:t>u thiết kế quá an toàn và ít có sự thay đổi.</w:t>
      </w:r>
    </w:p>
    <w:p w:rsidR="001F46A2" w:rsidRPr="00800CC5" w:rsidRDefault="0059646E"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Yii là framework hoàn chỉnh, cung cấp nhiều tính năng và được xác minh như: query builders, thao tác dữ liệu với ActiveRecord được dùng cho CSDL quan hệ và NoSQL; hỗ trợ phát triển RESTful API; sự hỗ trợ đa bộ nhớ cache; và nhiều hơn.</w:t>
      </w:r>
    </w:p>
    <w:p w:rsidR="001F46A2" w:rsidRPr="00800CC5" w:rsidRDefault="005F1F06"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Yii rất dễ mở rộng. Bạn có thể tùy chình hoặc thay thế bất kỳ một trong những bộ code chuẩn. Bạn cũng có thể tận dụng lợi thế của kiến trúc mở rộng chuẩn Yii để sử dụng hoặc phát triển mở rộng phân phố</w:t>
      </w:r>
      <w:r w:rsidR="00F022A9" w:rsidRPr="00800CC5">
        <w:rPr>
          <w:rFonts w:ascii="Times New Roman" w:hAnsi="Times New Roman" w:cs="Times New Roman"/>
          <w:color w:val="000000" w:themeColor="text1"/>
          <w:sz w:val="26"/>
          <w:szCs w:val="26"/>
        </w:rPr>
        <w:t>i.</w:t>
      </w:r>
    </w:p>
    <w:p w:rsidR="001F46A2" w:rsidRPr="00800CC5" w:rsidRDefault="00254551"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Hiệu suất cao luôn luôn là một trong những mục tiêu chính của Yii.</w:t>
      </w:r>
    </w:p>
    <w:p w:rsidR="001F46A2" w:rsidRPr="00800CC5" w:rsidRDefault="00562F37"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 xml:space="preserve">- </w:t>
      </w:r>
      <w:r w:rsidR="001F46A2" w:rsidRPr="00800CC5">
        <w:rPr>
          <w:rFonts w:ascii="Times New Roman" w:hAnsi="Times New Roman" w:cs="Times New Roman"/>
          <w:color w:val="000000" w:themeColor="text1"/>
          <w:sz w:val="26"/>
          <w:szCs w:val="26"/>
        </w:rPr>
        <w:t>Yii không chỉ được phát triển từ một người, nó được hỗ trợ bởi </w:t>
      </w:r>
      <w:hyperlink r:id="rId17" w:history="1">
        <w:r w:rsidR="001F46A2" w:rsidRPr="00800CC5">
          <w:rPr>
            <w:rFonts w:ascii="Times New Roman" w:hAnsi="Times New Roman" w:cs="Times New Roman"/>
            <w:color w:val="000000" w:themeColor="text1"/>
            <w:sz w:val="26"/>
            <w:szCs w:val="26"/>
          </w:rPr>
          <w:t>đội ngũ phát triển cốt lõi mạnh mẽ</w:t>
        </w:r>
      </w:hyperlink>
      <w:r w:rsidR="001F46A2" w:rsidRPr="00800CC5">
        <w:rPr>
          <w:rFonts w:ascii="Times New Roman" w:hAnsi="Times New Roman" w:cs="Times New Roman"/>
          <w:color w:val="000000" w:themeColor="text1"/>
          <w:sz w:val="26"/>
          <w:szCs w:val="26"/>
        </w:rPr>
        <w:t xml:space="preserve">, cũng như một cộng đồng lớn, trong đó các chuyên gia liên tục đóng góp cho sự phát triển của Yii. Nhóm nghiên cứu phát triển Yii giữ một </w:t>
      </w:r>
      <w:r w:rsidR="00740F04" w:rsidRPr="00800CC5">
        <w:rPr>
          <w:rFonts w:ascii="Times New Roman" w:hAnsi="Times New Roman" w:cs="Times New Roman"/>
          <w:color w:val="000000" w:themeColor="text1"/>
          <w:sz w:val="26"/>
          <w:szCs w:val="26"/>
        </w:rPr>
        <w:t>vi trò quan trọng</w:t>
      </w:r>
      <w:r w:rsidR="001F46A2" w:rsidRPr="00800CC5">
        <w:rPr>
          <w:rFonts w:ascii="Times New Roman" w:hAnsi="Times New Roman" w:cs="Times New Roman"/>
          <w:color w:val="000000" w:themeColor="text1"/>
          <w:sz w:val="26"/>
          <w:szCs w:val="26"/>
        </w:rPr>
        <w:t xml:space="preserve"> trên các xu hướng phát triển Web mới nhấ</w:t>
      </w:r>
      <w:r w:rsidR="002362E4" w:rsidRPr="00800CC5">
        <w:rPr>
          <w:rFonts w:ascii="Times New Roman" w:hAnsi="Times New Roman" w:cs="Times New Roman"/>
          <w:color w:val="000000" w:themeColor="text1"/>
          <w:sz w:val="26"/>
          <w:szCs w:val="26"/>
        </w:rPr>
        <w:t>t</w:t>
      </w:r>
      <w:r w:rsidR="001F46A2" w:rsidRPr="00800CC5">
        <w:rPr>
          <w:rFonts w:ascii="Times New Roman" w:hAnsi="Times New Roman" w:cs="Times New Roman"/>
          <w:color w:val="000000" w:themeColor="text1"/>
          <w:sz w:val="26"/>
          <w:szCs w:val="26"/>
        </w:rPr>
        <w:t xml:space="preserve">. </w:t>
      </w:r>
    </w:p>
    <w:p w:rsidR="001F46A2" w:rsidRPr="008028CF" w:rsidRDefault="00FE50C3" w:rsidP="00905DAF">
      <w:pPr>
        <w:pStyle w:val="Heading4"/>
        <w:ind w:firstLine="720"/>
        <w:rPr>
          <w:rFonts w:eastAsiaTheme="minorHAnsi"/>
        </w:rPr>
      </w:pPr>
      <w:r w:rsidRPr="008028CF">
        <w:rPr>
          <w:rFonts w:eastAsiaTheme="minorHAnsi"/>
        </w:rPr>
        <w:t>1</w:t>
      </w:r>
      <w:r w:rsidR="00C37B8E" w:rsidRPr="008028CF">
        <w:rPr>
          <w:rFonts w:eastAsiaTheme="minorHAnsi"/>
        </w:rPr>
        <w:t xml:space="preserve">.6.4. </w:t>
      </w:r>
      <w:r w:rsidR="001F46A2" w:rsidRPr="008028CF">
        <w:rPr>
          <w:rFonts w:eastAsiaTheme="minorHAnsi"/>
        </w:rPr>
        <w:t>Các phiên bản Yii</w:t>
      </w:r>
    </w:p>
    <w:p w:rsidR="002522A6" w:rsidRPr="00800CC5" w:rsidRDefault="001F46A2"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Yii Hiện nay có hai phiên bản chính: 1.1 và 2.0. Phiên bản 1.1 là phiên bản cũ và bây giờ là trong chế độ bảo trì. Tiếp đến, phiên bản 2.0 là phiên bản đ</w:t>
      </w:r>
      <w:r w:rsidR="005E081F" w:rsidRPr="00800CC5">
        <w:rPr>
          <w:rFonts w:ascii="Times New Roman" w:hAnsi="Times New Roman" w:cs="Times New Roman"/>
          <w:color w:val="000000" w:themeColor="text1"/>
          <w:sz w:val="26"/>
          <w:szCs w:val="26"/>
        </w:rPr>
        <w:t>ượ</w:t>
      </w:r>
      <w:r w:rsidRPr="00800CC5">
        <w:rPr>
          <w:rFonts w:ascii="Times New Roman" w:hAnsi="Times New Roman" w:cs="Times New Roman"/>
          <w:color w:val="000000" w:themeColor="text1"/>
          <w:sz w:val="26"/>
          <w:szCs w:val="26"/>
        </w:rPr>
        <w:t>c viết lại hoàn toàn Yii, sử dụng các công nghệ mới và giao thức mới, bao gồm trình quản lý gói Composer, các tiêu chuẩn code PHP PSR, namespaces, traits</w:t>
      </w:r>
      <w:r w:rsidR="00B3554C" w:rsidRPr="00800CC5">
        <w:rPr>
          <w:rFonts w:ascii="Times New Roman" w:hAnsi="Times New Roman" w:cs="Times New Roman"/>
          <w:color w:val="000000" w:themeColor="text1"/>
          <w:sz w:val="26"/>
          <w:szCs w:val="26"/>
        </w:rPr>
        <w:t>..</w:t>
      </w:r>
      <w:r w:rsidRPr="00800CC5">
        <w:rPr>
          <w:rFonts w:ascii="Times New Roman" w:hAnsi="Times New Roman" w:cs="Times New Roman"/>
          <w:color w:val="000000" w:themeColor="text1"/>
          <w:sz w:val="26"/>
          <w:szCs w:val="26"/>
        </w:rPr>
        <w:t xml:space="preserve">. Phiên bản 2.0 đại diện cho sự hình thành của framework và sẽ nhận được những nỗ lực phát triển chính trong vài năm tới. </w:t>
      </w:r>
    </w:p>
    <w:p w:rsidR="001F46A2" w:rsidRPr="008028CF" w:rsidRDefault="00FE50C3" w:rsidP="00905DAF">
      <w:pPr>
        <w:pStyle w:val="Heading4"/>
        <w:ind w:firstLine="720"/>
        <w:rPr>
          <w:rFonts w:eastAsiaTheme="minorHAnsi"/>
        </w:rPr>
      </w:pPr>
      <w:r w:rsidRPr="008028CF">
        <w:rPr>
          <w:rFonts w:eastAsiaTheme="minorHAnsi"/>
        </w:rPr>
        <w:lastRenderedPageBreak/>
        <w:t>1</w:t>
      </w:r>
      <w:r w:rsidR="002522A6" w:rsidRPr="008028CF">
        <w:rPr>
          <w:rFonts w:eastAsiaTheme="minorHAnsi"/>
        </w:rPr>
        <w:t xml:space="preserve">.6.5. </w:t>
      </w:r>
      <w:r w:rsidR="001F46A2" w:rsidRPr="008028CF">
        <w:rPr>
          <w:rFonts w:eastAsiaTheme="minorHAnsi"/>
        </w:rPr>
        <w:t>Yêu cầu hệ thống và các điều kiện cần thiết</w:t>
      </w:r>
    </w:p>
    <w:p w:rsidR="001F46A2" w:rsidRPr="00800CC5" w:rsidRDefault="001F46A2"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Yii 2.0 đòi hỏi phiên bản PHP 5.4.0 hoặc cao hơn. Bạn có thể chạy bất kỳ gói Yii đi kèm với các yêu cầu hệ thống</w:t>
      </w:r>
      <w:r w:rsidR="006D5C63" w:rsidRPr="00800CC5">
        <w:rPr>
          <w:rFonts w:ascii="Times New Roman" w:hAnsi="Times New Roman" w:cs="Times New Roman"/>
          <w:color w:val="000000" w:themeColor="text1"/>
          <w:sz w:val="26"/>
          <w:szCs w:val="26"/>
        </w:rPr>
        <w:t>,</w:t>
      </w:r>
      <w:r w:rsidRPr="00800CC5">
        <w:rPr>
          <w:rFonts w:ascii="Times New Roman" w:hAnsi="Times New Roman" w:cs="Times New Roman"/>
          <w:color w:val="000000" w:themeColor="text1"/>
          <w:sz w:val="26"/>
          <w:szCs w:val="26"/>
        </w:rPr>
        <w:t xml:space="preserve"> kiểm tra xem các đặc điểm cụ thể của từng cấu hình PHP.</w:t>
      </w:r>
    </w:p>
    <w:p w:rsidR="001F46A2" w:rsidRPr="00800CC5" w:rsidRDefault="001F46A2"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Để tìm hiểu Yii, bạn cần có kiến thức cơ bản về lập trình hướng đối tượng (OOP), vì Yii là một framework hướng đối tượng thuần túy. Yii 2.0 cũng sử dụng các tính năng PHP mới nhất, chẳng hạn như </w:t>
      </w:r>
      <w:hyperlink r:id="rId18" w:history="1">
        <w:r w:rsidRPr="00800CC5">
          <w:rPr>
            <w:rFonts w:ascii="Times New Roman" w:hAnsi="Times New Roman" w:cs="Times New Roman"/>
            <w:color w:val="000000" w:themeColor="text1"/>
            <w:sz w:val="26"/>
            <w:szCs w:val="26"/>
          </w:rPr>
          <w:t>namespaces</w:t>
        </w:r>
      </w:hyperlink>
      <w:r w:rsidRPr="00800CC5">
        <w:rPr>
          <w:rFonts w:ascii="Times New Roman" w:hAnsi="Times New Roman" w:cs="Times New Roman"/>
          <w:color w:val="000000" w:themeColor="text1"/>
          <w:sz w:val="26"/>
          <w:szCs w:val="26"/>
        </w:rPr>
        <w:t> và </w:t>
      </w:r>
      <w:hyperlink r:id="rId19" w:history="1">
        <w:r w:rsidRPr="00800CC5">
          <w:rPr>
            <w:rFonts w:ascii="Times New Roman" w:hAnsi="Times New Roman" w:cs="Times New Roman"/>
            <w:color w:val="000000" w:themeColor="text1"/>
            <w:sz w:val="26"/>
            <w:szCs w:val="26"/>
          </w:rPr>
          <w:t>traits</w:t>
        </w:r>
      </w:hyperlink>
      <w:r w:rsidRPr="00800CC5">
        <w:rPr>
          <w:rFonts w:ascii="Times New Roman" w:hAnsi="Times New Roman" w:cs="Times New Roman"/>
          <w:color w:val="000000" w:themeColor="text1"/>
          <w:sz w:val="26"/>
          <w:szCs w:val="26"/>
        </w:rPr>
        <w:t>. Hiểu được những khái niệm này sẽ giúp bạn nhanh chóng nắm bắt Yii 2.0.</w:t>
      </w:r>
    </w:p>
    <w:p w:rsidR="00D32D78" w:rsidRPr="008028CF" w:rsidRDefault="00FE50C3" w:rsidP="00905DAF">
      <w:pPr>
        <w:pStyle w:val="Heading4"/>
        <w:ind w:firstLine="720"/>
        <w:rPr>
          <w:rFonts w:eastAsiaTheme="minorHAnsi"/>
        </w:rPr>
      </w:pPr>
      <w:r w:rsidRPr="008028CF">
        <w:rPr>
          <w:rFonts w:eastAsiaTheme="minorHAnsi"/>
        </w:rPr>
        <w:t>1</w:t>
      </w:r>
      <w:r w:rsidR="00A60C48" w:rsidRPr="008028CF">
        <w:rPr>
          <w:rFonts w:eastAsiaTheme="minorHAnsi"/>
        </w:rPr>
        <w:t xml:space="preserve">.6.6. </w:t>
      </w:r>
      <w:r w:rsidR="00D32D78" w:rsidRPr="008028CF">
        <w:rPr>
          <w:rFonts w:eastAsiaTheme="minorHAnsi"/>
        </w:rPr>
        <w:t>Cài đặt Yii</w:t>
      </w:r>
      <w:r w:rsidR="00696F1E">
        <w:rPr>
          <w:rFonts w:eastAsiaTheme="minorHAnsi"/>
        </w:rPr>
        <w:t>2</w:t>
      </w:r>
    </w:p>
    <w:p w:rsidR="00D32D78" w:rsidRPr="00800CC5" w:rsidRDefault="00D32D78"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Bạn có thể cài đặt Yii</w:t>
      </w:r>
      <w:r w:rsidR="00696F1E" w:rsidRPr="00800CC5">
        <w:rPr>
          <w:rFonts w:ascii="Times New Roman" w:hAnsi="Times New Roman" w:cs="Times New Roman"/>
          <w:color w:val="000000" w:themeColor="text1"/>
          <w:sz w:val="26"/>
          <w:szCs w:val="26"/>
        </w:rPr>
        <w:t>2</w:t>
      </w:r>
      <w:r w:rsidRPr="00800CC5">
        <w:rPr>
          <w:rFonts w:ascii="Times New Roman" w:hAnsi="Times New Roman" w:cs="Times New Roman"/>
          <w:color w:val="000000" w:themeColor="text1"/>
          <w:sz w:val="26"/>
          <w:szCs w:val="26"/>
        </w:rPr>
        <w:t xml:space="preserve"> theo hai cách, dùng trình quả</w:t>
      </w:r>
      <w:r w:rsidR="007647CA" w:rsidRPr="00800CC5">
        <w:rPr>
          <w:rFonts w:ascii="Times New Roman" w:hAnsi="Times New Roman" w:cs="Times New Roman"/>
          <w:color w:val="000000" w:themeColor="text1"/>
          <w:sz w:val="26"/>
          <w:szCs w:val="26"/>
        </w:rPr>
        <w:t xml:space="preserve">n lý </w:t>
      </w:r>
      <w:r w:rsidRPr="00800CC5">
        <w:rPr>
          <w:rFonts w:ascii="Times New Roman" w:hAnsi="Times New Roman" w:cs="Times New Roman"/>
          <w:color w:val="000000" w:themeColor="text1"/>
          <w:sz w:val="26"/>
          <w:szCs w:val="26"/>
        </w:rPr>
        <w:t>gói</w:t>
      </w:r>
      <w:r w:rsidR="007647CA" w:rsidRPr="00800CC5">
        <w:rPr>
          <w:rFonts w:ascii="Times New Roman" w:hAnsi="Times New Roman" w:cs="Times New Roman"/>
          <w:color w:val="000000" w:themeColor="text1"/>
          <w:sz w:val="26"/>
          <w:szCs w:val="26"/>
        </w:rPr>
        <w:t xml:space="preserve"> </w:t>
      </w:r>
      <w:hyperlink r:id="rId20" w:history="1">
        <w:r w:rsidRPr="00800CC5">
          <w:rPr>
            <w:rFonts w:ascii="Times New Roman" w:hAnsi="Times New Roman" w:cs="Times New Roman"/>
            <w:color w:val="000000" w:themeColor="text1"/>
            <w:sz w:val="26"/>
            <w:szCs w:val="26"/>
          </w:rPr>
          <w:t>Composer</w:t>
        </w:r>
      </w:hyperlink>
      <w:r w:rsidR="007647CA" w:rsidRPr="00800CC5">
        <w:rPr>
          <w:rFonts w:ascii="Times New Roman" w:hAnsi="Times New Roman" w:cs="Times New Roman"/>
          <w:color w:val="000000" w:themeColor="text1"/>
          <w:sz w:val="26"/>
          <w:szCs w:val="26"/>
        </w:rPr>
        <w:t xml:space="preserve"> </w:t>
      </w:r>
      <w:r w:rsidRPr="00800CC5">
        <w:rPr>
          <w:rFonts w:ascii="Times New Roman" w:hAnsi="Times New Roman" w:cs="Times New Roman"/>
          <w:color w:val="000000" w:themeColor="text1"/>
          <w:sz w:val="26"/>
          <w:szCs w:val="26"/>
        </w:rPr>
        <w:t>hoặ</w:t>
      </w:r>
      <w:r w:rsidR="007647CA" w:rsidRPr="00800CC5">
        <w:rPr>
          <w:rFonts w:ascii="Times New Roman" w:hAnsi="Times New Roman" w:cs="Times New Roman"/>
          <w:color w:val="000000" w:themeColor="text1"/>
          <w:sz w:val="26"/>
          <w:szCs w:val="26"/>
        </w:rPr>
        <w:t xml:space="preserve">c </w:t>
      </w:r>
      <w:r w:rsidRPr="00800CC5">
        <w:rPr>
          <w:rFonts w:ascii="Times New Roman" w:hAnsi="Times New Roman" w:cs="Times New Roman"/>
          <w:color w:val="000000" w:themeColor="text1"/>
          <w:sz w:val="26"/>
          <w:szCs w:val="26"/>
        </w:rPr>
        <w:t>tải toàn bộ mã nguồn Yii</w:t>
      </w:r>
      <w:r w:rsidR="00696F1E" w:rsidRPr="00800CC5">
        <w:rPr>
          <w:rFonts w:ascii="Times New Roman" w:hAnsi="Times New Roman" w:cs="Times New Roman"/>
          <w:color w:val="000000" w:themeColor="text1"/>
          <w:sz w:val="26"/>
          <w:szCs w:val="26"/>
        </w:rPr>
        <w:t>2</w:t>
      </w:r>
      <w:r w:rsidRPr="00800CC5">
        <w:rPr>
          <w:rFonts w:ascii="Times New Roman" w:hAnsi="Times New Roman" w:cs="Times New Roman"/>
          <w:color w:val="000000" w:themeColor="text1"/>
          <w:sz w:val="26"/>
          <w:szCs w:val="26"/>
        </w:rPr>
        <w:t xml:space="preserve"> về. Cách thứ nhất thường được khuyến khích dùng hơn, vì nó cho phép bạn cài đặt thêm các </w:t>
      </w:r>
      <w:hyperlink r:id="rId21" w:history="1">
        <w:r w:rsidRPr="00800CC5">
          <w:rPr>
            <w:rFonts w:ascii="Times New Roman" w:hAnsi="Times New Roman" w:cs="Times New Roman"/>
            <w:color w:val="000000" w:themeColor="text1"/>
            <w:sz w:val="26"/>
            <w:szCs w:val="26"/>
          </w:rPr>
          <w:t>Gói mở rộng (extensions)</w:t>
        </w:r>
      </w:hyperlink>
      <w:r w:rsidRPr="00800CC5">
        <w:rPr>
          <w:rFonts w:ascii="Times New Roman" w:hAnsi="Times New Roman" w:cs="Times New Roman"/>
          <w:color w:val="000000" w:themeColor="text1"/>
          <w:sz w:val="26"/>
          <w:szCs w:val="26"/>
        </w:rPr>
        <w:t> hoặc cập nhật Yii</w:t>
      </w:r>
      <w:r w:rsidR="00696F1E" w:rsidRPr="00800CC5">
        <w:rPr>
          <w:rFonts w:ascii="Times New Roman" w:hAnsi="Times New Roman" w:cs="Times New Roman"/>
          <w:color w:val="000000" w:themeColor="text1"/>
          <w:sz w:val="26"/>
          <w:szCs w:val="26"/>
        </w:rPr>
        <w:t>2</w:t>
      </w:r>
      <w:r w:rsidRPr="00800CC5">
        <w:rPr>
          <w:rFonts w:ascii="Times New Roman" w:hAnsi="Times New Roman" w:cs="Times New Roman"/>
          <w:color w:val="000000" w:themeColor="text1"/>
          <w:sz w:val="26"/>
          <w:szCs w:val="26"/>
        </w:rPr>
        <w:t xml:space="preserve"> đơn giản chỉ </w:t>
      </w:r>
      <w:r w:rsidR="001D631E" w:rsidRPr="00800CC5">
        <w:rPr>
          <w:rFonts w:ascii="Times New Roman" w:hAnsi="Times New Roman" w:cs="Times New Roman"/>
          <w:color w:val="000000" w:themeColor="text1"/>
          <w:sz w:val="26"/>
          <w:szCs w:val="26"/>
        </w:rPr>
        <w:t>v</w:t>
      </w:r>
      <w:r w:rsidRPr="00800CC5">
        <w:rPr>
          <w:rFonts w:ascii="Times New Roman" w:hAnsi="Times New Roman" w:cs="Times New Roman"/>
          <w:color w:val="000000" w:themeColor="text1"/>
          <w:sz w:val="26"/>
          <w:szCs w:val="26"/>
        </w:rPr>
        <w:t>ới một dòng lệnh.</w:t>
      </w:r>
    </w:p>
    <w:p w:rsidR="00D32D78" w:rsidRPr="00800CC5" w:rsidRDefault="00D32D78"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Mặc định, sau khi cài đặt Yii sẽ cung cấp cho bạn một số tính năng cơ bản, như đăng nhập (login), form liên hệ (contact form), vv. Những tính năng trên đều được khuyến khích và sử dụng rộng rãi, vì thế, nó có thể hữu ích cho các dự án của bạn.</w:t>
      </w:r>
    </w:p>
    <w:p w:rsidR="00250F95" w:rsidRPr="008028CF" w:rsidRDefault="005A7895" w:rsidP="00905DAF">
      <w:pPr>
        <w:pStyle w:val="Heading4"/>
        <w:ind w:firstLine="720"/>
        <w:rPr>
          <w:rFonts w:eastAsiaTheme="minorHAnsi"/>
        </w:rPr>
      </w:pPr>
      <w:r w:rsidRPr="008028CF">
        <w:rPr>
          <w:rFonts w:eastAsiaTheme="minorHAnsi"/>
        </w:rPr>
        <w:t>1</w:t>
      </w:r>
      <w:r w:rsidR="00250F95" w:rsidRPr="008028CF">
        <w:rPr>
          <w:rFonts w:eastAsiaTheme="minorHAnsi"/>
        </w:rPr>
        <w:t>.6.</w:t>
      </w:r>
      <w:r w:rsidRPr="008028CF">
        <w:rPr>
          <w:rFonts w:eastAsiaTheme="minorHAnsi"/>
        </w:rPr>
        <w:t>7</w:t>
      </w:r>
      <w:r w:rsidR="00250F95" w:rsidRPr="008028CF">
        <w:rPr>
          <w:rFonts w:eastAsiaTheme="minorHAnsi"/>
        </w:rPr>
        <w:t>. Cấu trúc ứng dụng (Application Structure)</w:t>
      </w:r>
    </w:p>
    <w:p w:rsidR="009C501C" w:rsidRDefault="00050EBE" w:rsidP="009C501C">
      <w:pPr>
        <w:pStyle w:val="NormalWeb"/>
        <w:keepNext/>
        <w:shd w:val="clear" w:color="auto" w:fill="FFFFFF"/>
        <w:spacing w:before="0" w:beforeAutospacing="0" w:after="120" w:afterAutospacing="0" w:line="360" w:lineRule="auto"/>
        <w:jc w:val="both"/>
      </w:pPr>
      <w:r w:rsidRPr="008028CF">
        <w:rPr>
          <w:rFonts w:eastAsiaTheme="minorHAnsi"/>
          <w:noProof/>
          <w:sz w:val="27"/>
          <w:szCs w:val="27"/>
        </w:rPr>
        <w:drawing>
          <wp:inline distT="0" distB="0" distL="0" distR="0" wp14:anchorId="583C19E1" wp14:editId="14B9C201">
            <wp:extent cx="5760720" cy="2294404"/>
            <wp:effectExtent l="0" t="0" r="0" b="0"/>
            <wp:docPr id="2" name="Picture 2" descr="C:\Users\TOANDQ-TTGS-70\Desktop\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ANDQ-TTGS-70\Desktop\11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294404"/>
                    </a:xfrm>
                    <a:prstGeom prst="rect">
                      <a:avLst/>
                    </a:prstGeom>
                    <a:noFill/>
                    <a:ln>
                      <a:noFill/>
                    </a:ln>
                  </pic:spPr>
                </pic:pic>
              </a:graphicData>
            </a:graphic>
          </wp:inline>
        </w:drawing>
      </w:r>
    </w:p>
    <w:p w:rsidR="00050EBE" w:rsidRPr="009C501C" w:rsidRDefault="009C501C" w:rsidP="00F72B10">
      <w:pPr>
        <w:pStyle w:val="Caption"/>
        <w:spacing w:before="120" w:after="120" w:line="312" w:lineRule="auto"/>
        <w:jc w:val="center"/>
        <w:rPr>
          <w:rFonts w:ascii="Times New Roman" w:hAnsi="Times New Roman" w:cs="Times New Roman"/>
          <w:color w:val="auto"/>
          <w:sz w:val="26"/>
          <w:szCs w:val="26"/>
        </w:rPr>
      </w:pPr>
      <w:bookmarkStart w:id="42" w:name="_Toc5352458"/>
      <w:bookmarkStart w:id="43" w:name="_Toc5353785"/>
      <w:bookmarkStart w:id="44" w:name="_Toc5779636"/>
      <w:bookmarkStart w:id="45" w:name="_Toc8374061"/>
      <w:bookmarkStart w:id="46" w:name="_Toc8739533"/>
      <w:bookmarkStart w:id="47" w:name="_Toc8973514"/>
      <w:r w:rsidRPr="009C501C">
        <w:rPr>
          <w:rFonts w:ascii="Times New Roman" w:hAnsi="Times New Roman" w:cs="Times New Roman"/>
          <w:color w:val="auto"/>
          <w:sz w:val="26"/>
          <w:szCs w:val="26"/>
        </w:rPr>
        <w:t xml:space="preserve">Hình </w:t>
      </w:r>
      <w:r w:rsidR="00956C05">
        <w:rPr>
          <w:rFonts w:ascii="Times New Roman" w:hAnsi="Times New Roman" w:cs="Times New Roman"/>
          <w:color w:val="auto"/>
          <w:sz w:val="26"/>
          <w:szCs w:val="26"/>
        </w:rPr>
        <w:fldChar w:fldCharType="begin"/>
      </w:r>
      <w:r w:rsidR="00956C05">
        <w:rPr>
          <w:rFonts w:ascii="Times New Roman" w:hAnsi="Times New Roman" w:cs="Times New Roman"/>
          <w:color w:val="auto"/>
          <w:sz w:val="26"/>
          <w:szCs w:val="26"/>
        </w:rPr>
        <w:instrText xml:space="preserve"> SEQ Hình \* ARABIC </w:instrText>
      </w:r>
      <w:r w:rsidR="00956C05">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4</w:t>
      </w:r>
      <w:r w:rsidR="00956C05">
        <w:rPr>
          <w:rFonts w:ascii="Times New Roman" w:hAnsi="Times New Roman" w:cs="Times New Roman"/>
          <w:color w:val="auto"/>
          <w:sz w:val="26"/>
          <w:szCs w:val="26"/>
        </w:rPr>
        <w:fldChar w:fldCharType="end"/>
      </w:r>
      <w:r w:rsidRPr="009C501C">
        <w:rPr>
          <w:rFonts w:ascii="Times New Roman" w:hAnsi="Times New Roman" w:cs="Times New Roman"/>
          <w:color w:val="auto"/>
          <w:sz w:val="26"/>
          <w:szCs w:val="26"/>
        </w:rPr>
        <w:t>. Cấu trúc Ứng dụng Yii2</w:t>
      </w:r>
      <w:bookmarkEnd w:id="42"/>
      <w:bookmarkEnd w:id="43"/>
      <w:bookmarkEnd w:id="44"/>
      <w:bookmarkEnd w:id="45"/>
      <w:bookmarkEnd w:id="46"/>
      <w:bookmarkEnd w:id="47"/>
    </w:p>
    <w:p w:rsidR="00F10548" w:rsidRPr="00800CC5" w:rsidRDefault="00F10548"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Nói chung, những tập tin trong ứng dụng có thể chia thành hai loại: tập tin nằm trong thư mục basic/web và những tập tin nằm ở thư mục khác. Trước dây có thể truy cập trực tiếp qua HTTP (chẳng hạn như một trình duyệt), tuy nhiên sau này không thể truy cập và không nên có.</w:t>
      </w:r>
    </w:p>
    <w:p w:rsidR="00F10548" w:rsidRPr="00800CC5" w:rsidRDefault="00F10548"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Yii</w:t>
      </w:r>
      <w:r w:rsidR="00696F1E" w:rsidRPr="00800CC5">
        <w:rPr>
          <w:rFonts w:ascii="Times New Roman" w:hAnsi="Times New Roman" w:cs="Times New Roman"/>
          <w:color w:val="000000" w:themeColor="text1"/>
          <w:sz w:val="26"/>
          <w:szCs w:val="26"/>
        </w:rPr>
        <w:t>2</w:t>
      </w:r>
      <w:r w:rsidRPr="00800CC5">
        <w:rPr>
          <w:rFonts w:ascii="Times New Roman" w:hAnsi="Times New Roman" w:cs="Times New Roman"/>
          <w:color w:val="000000" w:themeColor="text1"/>
          <w:sz w:val="26"/>
          <w:szCs w:val="26"/>
        </w:rPr>
        <w:t xml:space="preserve"> thực thi theo mẫu thiết kế </w:t>
      </w:r>
      <w:hyperlink r:id="rId23" w:history="1">
        <w:r w:rsidRPr="00800CC5">
          <w:rPr>
            <w:rFonts w:ascii="Times New Roman" w:hAnsi="Times New Roman" w:cs="Times New Roman"/>
            <w:color w:val="000000" w:themeColor="text1"/>
            <w:sz w:val="26"/>
            <w:szCs w:val="26"/>
          </w:rPr>
          <w:t>model-view-controller (MVC)</w:t>
        </w:r>
      </w:hyperlink>
      <w:r w:rsidR="006409FD" w:rsidRPr="00800CC5">
        <w:rPr>
          <w:rFonts w:ascii="Times New Roman" w:hAnsi="Times New Roman" w:cs="Times New Roman"/>
          <w:color w:val="000000" w:themeColor="text1"/>
          <w:sz w:val="26"/>
          <w:szCs w:val="26"/>
        </w:rPr>
        <w:t>, đ</w:t>
      </w:r>
      <w:r w:rsidRPr="00800CC5">
        <w:rPr>
          <w:rFonts w:ascii="Times New Roman" w:hAnsi="Times New Roman" w:cs="Times New Roman"/>
          <w:color w:val="000000" w:themeColor="text1"/>
          <w:sz w:val="26"/>
          <w:szCs w:val="26"/>
        </w:rPr>
        <w:t>iều này được phản ánh trong cấu trúc đường dẫn ở trên. Thư mục models chứa tất cả </w:t>
      </w:r>
      <w:hyperlink r:id="rId24" w:history="1">
        <w:r w:rsidRPr="00800CC5">
          <w:rPr>
            <w:rFonts w:ascii="Times New Roman" w:hAnsi="Times New Roman" w:cs="Times New Roman"/>
            <w:color w:val="000000" w:themeColor="text1"/>
            <w:sz w:val="26"/>
            <w:szCs w:val="26"/>
          </w:rPr>
          <w:t>lớp dữ liệu (model)</w:t>
        </w:r>
      </w:hyperlink>
      <w:r w:rsidRPr="00800CC5">
        <w:rPr>
          <w:rFonts w:ascii="Times New Roman" w:hAnsi="Times New Roman" w:cs="Times New Roman"/>
          <w:color w:val="000000" w:themeColor="text1"/>
          <w:sz w:val="26"/>
          <w:szCs w:val="26"/>
        </w:rPr>
        <w:t>, còn thư mục views sẽ chứa tất cả </w:t>
      </w:r>
      <w:hyperlink r:id="rId25" w:history="1">
        <w:r w:rsidRPr="00800CC5">
          <w:rPr>
            <w:rFonts w:ascii="Times New Roman" w:hAnsi="Times New Roman" w:cs="Times New Roman"/>
            <w:color w:val="000000" w:themeColor="text1"/>
            <w:sz w:val="26"/>
            <w:szCs w:val="26"/>
          </w:rPr>
          <w:t>view scripts</w:t>
        </w:r>
      </w:hyperlink>
      <w:r w:rsidRPr="00800CC5">
        <w:rPr>
          <w:rFonts w:ascii="Times New Roman" w:hAnsi="Times New Roman" w:cs="Times New Roman"/>
          <w:color w:val="000000" w:themeColor="text1"/>
          <w:sz w:val="26"/>
          <w:szCs w:val="26"/>
        </w:rPr>
        <w:t>, và thư mục controllers chứa tất cả </w:t>
      </w:r>
      <w:hyperlink r:id="rId26" w:history="1">
        <w:r w:rsidRPr="00800CC5">
          <w:rPr>
            <w:rFonts w:ascii="Times New Roman" w:hAnsi="Times New Roman" w:cs="Times New Roman"/>
            <w:color w:val="000000" w:themeColor="text1"/>
            <w:sz w:val="26"/>
            <w:szCs w:val="26"/>
          </w:rPr>
          <w:t>lớp điều khiển (controller classes)</w:t>
        </w:r>
      </w:hyperlink>
      <w:r w:rsidRPr="00800CC5">
        <w:rPr>
          <w:rFonts w:ascii="Times New Roman" w:hAnsi="Times New Roman" w:cs="Times New Roman"/>
          <w:color w:val="000000" w:themeColor="text1"/>
          <w:sz w:val="26"/>
          <w:szCs w:val="26"/>
        </w:rPr>
        <w:t>.</w:t>
      </w:r>
    </w:p>
    <w:p w:rsidR="000544EB" w:rsidRPr="008028CF" w:rsidRDefault="000544EB" w:rsidP="008028CF">
      <w:pPr>
        <w:pStyle w:val="NormalWeb"/>
        <w:shd w:val="clear" w:color="auto" w:fill="FFFFFF"/>
        <w:spacing w:before="0" w:beforeAutospacing="0" w:after="120" w:afterAutospacing="0" w:line="360" w:lineRule="auto"/>
        <w:ind w:firstLine="720"/>
        <w:jc w:val="both"/>
        <w:rPr>
          <w:rFonts w:eastAsiaTheme="minorHAnsi"/>
          <w:sz w:val="27"/>
          <w:szCs w:val="27"/>
        </w:rPr>
      </w:pPr>
    </w:p>
    <w:p w:rsidR="008676F1" w:rsidRDefault="000544EB" w:rsidP="008676F1">
      <w:pPr>
        <w:pStyle w:val="NormalWeb"/>
        <w:keepNext/>
        <w:shd w:val="clear" w:color="auto" w:fill="FFFFFF"/>
        <w:spacing w:before="0" w:beforeAutospacing="0" w:after="120" w:afterAutospacing="0" w:line="360" w:lineRule="auto"/>
        <w:jc w:val="both"/>
      </w:pPr>
      <w:r w:rsidRPr="008028CF">
        <w:rPr>
          <w:noProof/>
          <w:sz w:val="27"/>
          <w:szCs w:val="27"/>
        </w:rPr>
        <w:drawing>
          <wp:inline distT="0" distB="0" distL="0" distR="0" wp14:anchorId="35545E1B" wp14:editId="00AAFF10">
            <wp:extent cx="5760720" cy="4567428"/>
            <wp:effectExtent l="0" t="0" r="0" b="0"/>
            <wp:docPr id="5" name="Picture 5" descr="Static Structure of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tic Structure of Applic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567428"/>
                    </a:xfrm>
                    <a:prstGeom prst="rect">
                      <a:avLst/>
                    </a:prstGeom>
                    <a:noFill/>
                    <a:ln>
                      <a:noFill/>
                    </a:ln>
                  </pic:spPr>
                </pic:pic>
              </a:graphicData>
            </a:graphic>
          </wp:inline>
        </w:drawing>
      </w:r>
    </w:p>
    <w:p w:rsidR="000544EB" w:rsidRPr="008676F1" w:rsidRDefault="008676F1" w:rsidP="00F72B10">
      <w:pPr>
        <w:pStyle w:val="Caption"/>
        <w:spacing w:before="120" w:after="120" w:line="312" w:lineRule="auto"/>
        <w:jc w:val="center"/>
        <w:rPr>
          <w:rFonts w:ascii="Times New Roman" w:hAnsi="Times New Roman" w:cs="Times New Roman"/>
          <w:color w:val="auto"/>
          <w:sz w:val="26"/>
          <w:szCs w:val="26"/>
        </w:rPr>
      </w:pPr>
      <w:bookmarkStart w:id="48" w:name="_Toc5352459"/>
      <w:bookmarkStart w:id="49" w:name="_Toc5353786"/>
      <w:bookmarkStart w:id="50" w:name="_Toc5779637"/>
      <w:bookmarkStart w:id="51" w:name="_Toc8374062"/>
      <w:bookmarkStart w:id="52" w:name="_Toc8739534"/>
      <w:bookmarkStart w:id="53" w:name="_Toc8973515"/>
      <w:r w:rsidRPr="008676F1">
        <w:rPr>
          <w:rFonts w:ascii="Times New Roman" w:hAnsi="Times New Roman" w:cs="Times New Roman"/>
          <w:color w:val="auto"/>
          <w:sz w:val="26"/>
          <w:szCs w:val="26"/>
        </w:rPr>
        <w:t xml:space="preserve">Hình </w:t>
      </w:r>
      <w:r w:rsidR="00956C05">
        <w:rPr>
          <w:rFonts w:ascii="Times New Roman" w:hAnsi="Times New Roman" w:cs="Times New Roman"/>
          <w:color w:val="auto"/>
          <w:sz w:val="26"/>
          <w:szCs w:val="26"/>
        </w:rPr>
        <w:fldChar w:fldCharType="begin"/>
      </w:r>
      <w:r w:rsidR="00956C05">
        <w:rPr>
          <w:rFonts w:ascii="Times New Roman" w:hAnsi="Times New Roman" w:cs="Times New Roman"/>
          <w:color w:val="auto"/>
          <w:sz w:val="26"/>
          <w:szCs w:val="26"/>
        </w:rPr>
        <w:instrText xml:space="preserve"> SEQ Hình \* ARABIC </w:instrText>
      </w:r>
      <w:r w:rsidR="00956C05">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5</w:t>
      </w:r>
      <w:r w:rsidR="00956C05">
        <w:rPr>
          <w:rFonts w:ascii="Times New Roman" w:hAnsi="Times New Roman" w:cs="Times New Roman"/>
          <w:color w:val="auto"/>
          <w:sz w:val="26"/>
          <w:szCs w:val="26"/>
        </w:rPr>
        <w:fldChar w:fldCharType="end"/>
      </w:r>
      <w:r w:rsidRPr="008676F1">
        <w:rPr>
          <w:rFonts w:ascii="Times New Roman" w:hAnsi="Times New Roman" w:cs="Times New Roman"/>
          <w:color w:val="auto"/>
          <w:sz w:val="26"/>
          <w:szCs w:val="26"/>
        </w:rPr>
        <w:t>. Biểu đồ cấu trúc tĩnh của một ứng dụng Yii2</w:t>
      </w:r>
      <w:bookmarkEnd w:id="48"/>
      <w:bookmarkEnd w:id="49"/>
      <w:bookmarkEnd w:id="50"/>
      <w:bookmarkEnd w:id="51"/>
      <w:bookmarkEnd w:id="52"/>
      <w:bookmarkEnd w:id="53"/>
    </w:p>
    <w:p w:rsidR="007D5CDE" w:rsidRPr="00800CC5" w:rsidRDefault="007D5CDE" w:rsidP="00800CC5">
      <w:pPr>
        <w:spacing w:after="0" w:line="312" w:lineRule="auto"/>
        <w:ind w:firstLine="720"/>
        <w:jc w:val="both"/>
        <w:rPr>
          <w:rFonts w:ascii="Times New Roman" w:hAnsi="Times New Roman" w:cs="Times New Roman"/>
          <w:color w:val="000000" w:themeColor="text1"/>
          <w:sz w:val="26"/>
          <w:szCs w:val="26"/>
        </w:rPr>
      </w:pPr>
      <w:r w:rsidRPr="00800CC5">
        <w:rPr>
          <w:rFonts w:ascii="Times New Roman" w:hAnsi="Times New Roman" w:cs="Times New Roman"/>
          <w:color w:val="000000" w:themeColor="text1"/>
          <w:sz w:val="26"/>
          <w:szCs w:val="26"/>
        </w:rPr>
        <w:t>Mỗi ứng dụng sẽ có một mục đầu vào (Entry Script) web/index.php như vậy việc truy cập vào ứng dụng Web chỉ được phép truy cập qua mục này. Entry script tiếp nhận các request và tạo mới </w:t>
      </w:r>
      <w:hyperlink r:id="rId28" w:history="1">
        <w:r w:rsidRPr="00800CC5">
          <w:rPr>
            <w:rFonts w:ascii="Times New Roman" w:hAnsi="Times New Roman" w:cs="Times New Roman"/>
            <w:color w:val="000000" w:themeColor="text1"/>
            <w:sz w:val="26"/>
            <w:szCs w:val="26"/>
          </w:rPr>
          <w:t>ứng dụng (application)</w:t>
        </w:r>
      </w:hyperlink>
      <w:r w:rsidRPr="00800CC5">
        <w:rPr>
          <w:rFonts w:ascii="Times New Roman" w:hAnsi="Times New Roman" w:cs="Times New Roman"/>
          <w:color w:val="000000" w:themeColor="text1"/>
          <w:sz w:val="26"/>
          <w:szCs w:val="26"/>
        </w:rPr>
        <w:t> để xử lý. Các </w:t>
      </w:r>
      <w:hyperlink r:id="rId29" w:history="1">
        <w:r w:rsidRPr="00800CC5">
          <w:rPr>
            <w:rFonts w:ascii="Times New Roman" w:hAnsi="Times New Roman" w:cs="Times New Roman"/>
            <w:color w:val="000000" w:themeColor="text1"/>
            <w:sz w:val="26"/>
            <w:szCs w:val="26"/>
          </w:rPr>
          <w:t>ứng dụng</w:t>
        </w:r>
      </w:hyperlink>
      <w:r w:rsidR="003955E9" w:rsidRPr="00800CC5">
        <w:rPr>
          <w:rFonts w:ascii="Times New Roman" w:hAnsi="Times New Roman" w:cs="Times New Roman"/>
          <w:color w:val="000000" w:themeColor="text1"/>
          <w:sz w:val="26"/>
          <w:szCs w:val="26"/>
        </w:rPr>
        <w:t xml:space="preserve"> </w:t>
      </w:r>
      <w:r w:rsidRPr="00800CC5">
        <w:rPr>
          <w:rFonts w:ascii="Times New Roman" w:hAnsi="Times New Roman" w:cs="Times New Roman"/>
          <w:color w:val="000000" w:themeColor="text1"/>
          <w:sz w:val="26"/>
          <w:szCs w:val="26"/>
        </w:rPr>
        <w:t>giải quyết các request cùng với các </w:t>
      </w:r>
      <w:hyperlink r:id="rId30" w:history="1">
        <w:r w:rsidRPr="00800CC5">
          <w:rPr>
            <w:rFonts w:ascii="Times New Roman" w:hAnsi="Times New Roman" w:cs="Times New Roman"/>
            <w:color w:val="000000" w:themeColor="text1"/>
            <w:sz w:val="26"/>
            <w:szCs w:val="26"/>
          </w:rPr>
          <w:t>thành phần (components)</w:t>
        </w:r>
      </w:hyperlink>
      <w:r w:rsidRPr="00800CC5">
        <w:rPr>
          <w:rFonts w:ascii="Times New Roman" w:hAnsi="Times New Roman" w:cs="Times New Roman"/>
          <w:color w:val="000000" w:themeColor="text1"/>
          <w:sz w:val="26"/>
          <w:szCs w:val="26"/>
        </w:rPr>
        <w:t>, và gửi các request tới các phần tử trong mô hình MVC. Các </w:t>
      </w:r>
      <w:hyperlink r:id="rId31" w:history="1">
        <w:r w:rsidRPr="00800CC5">
          <w:rPr>
            <w:rFonts w:ascii="Times New Roman" w:hAnsi="Times New Roman" w:cs="Times New Roman"/>
            <w:color w:val="000000" w:themeColor="text1"/>
            <w:sz w:val="26"/>
            <w:szCs w:val="26"/>
          </w:rPr>
          <w:t>Widgets</w:t>
        </w:r>
      </w:hyperlink>
      <w:r w:rsidRPr="00800CC5">
        <w:rPr>
          <w:rFonts w:ascii="Times New Roman" w:hAnsi="Times New Roman" w:cs="Times New Roman"/>
          <w:color w:val="000000" w:themeColor="text1"/>
          <w:sz w:val="26"/>
          <w:szCs w:val="26"/>
        </w:rPr>
        <w:t> sẽ được sử dụng ở </w:t>
      </w:r>
      <w:hyperlink r:id="rId32" w:history="1">
        <w:r w:rsidRPr="00800CC5">
          <w:rPr>
            <w:rFonts w:ascii="Times New Roman" w:hAnsi="Times New Roman" w:cs="Times New Roman"/>
            <w:color w:val="000000" w:themeColor="text1"/>
            <w:sz w:val="26"/>
            <w:szCs w:val="26"/>
          </w:rPr>
          <w:t>views</w:t>
        </w:r>
      </w:hyperlink>
      <w:r w:rsidRPr="00800CC5">
        <w:rPr>
          <w:rFonts w:ascii="Times New Roman" w:hAnsi="Times New Roman" w:cs="Times New Roman"/>
          <w:color w:val="000000" w:themeColor="text1"/>
          <w:sz w:val="26"/>
          <w:szCs w:val="26"/>
        </w:rPr>
        <w:t> để đơn giản hơn việc xây dựng các giao diện phức tạp.</w:t>
      </w:r>
    </w:p>
    <w:p w:rsidR="00642CF5" w:rsidRPr="008028CF" w:rsidRDefault="005A7895" w:rsidP="00905DAF">
      <w:pPr>
        <w:pStyle w:val="Heading4"/>
        <w:ind w:firstLine="720"/>
        <w:rPr>
          <w:rFonts w:eastAsiaTheme="minorHAnsi"/>
        </w:rPr>
      </w:pPr>
      <w:r w:rsidRPr="008028CF">
        <w:rPr>
          <w:rFonts w:eastAsiaTheme="minorHAnsi"/>
        </w:rPr>
        <w:t>1</w:t>
      </w:r>
      <w:r w:rsidR="00642CF5" w:rsidRPr="008028CF">
        <w:rPr>
          <w:rFonts w:eastAsiaTheme="minorHAnsi"/>
        </w:rPr>
        <w:t>.6.</w:t>
      </w:r>
      <w:r w:rsidRPr="008028CF">
        <w:rPr>
          <w:rFonts w:eastAsiaTheme="minorHAnsi"/>
        </w:rPr>
        <w:t>8</w:t>
      </w:r>
      <w:r w:rsidR="00642CF5" w:rsidRPr="008028CF">
        <w:rPr>
          <w:rFonts w:eastAsiaTheme="minorHAnsi"/>
        </w:rPr>
        <w:t>. Chu trình xử lý yêu cầu trong Yii</w:t>
      </w:r>
      <w:r w:rsidR="00696F1E">
        <w:rPr>
          <w:rFonts w:eastAsiaTheme="minorHAnsi"/>
        </w:rPr>
        <w:t>2</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1. </w:t>
      </w:r>
      <w:r w:rsidR="00642CF5" w:rsidRPr="009D4DFD">
        <w:rPr>
          <w:rFonts w:ascii="Times New Roman" w:hAnsi="Times New Roman" w:cs="Times New Roman"/>
          <w:color w:val="000000" w:themeColor="text1"/>
          <w:sz w:val="26"/>
          <w:szCs w:val="26"/>
        </w:rPr>
        <w:t>User tạo yêu cầu (request) tới </w:t>
      </w:r>
      <w:hyperlink r:id="rId33" w:history="1">
        <w:r w:rsidR="00642CF5" w:rsidRPr="009D4DFD">
          <w:rPr>
            <w:rFonts w:ascii="Times New Roman" w:hAnsi="Times New Roman" w:cs="Times New Roman"/>
            <w:color w:val="000000" w:themeColor="text1"/>
            <w:sz w:val="26"/>
            <w:szCs w:val="26"/>
          </w:rPr>
          <w:t>mục script</w:t>
        </w:r>
      </w:hyperlink>
      <w:r w:rsidR="00642CF5" w:rsidRPr="009D4DFD">
        <w:rPr>
          <w:rFonts w:ascii="Times New Roman" w:hAnsi="Times New Roman" w:cs="Times New Roman"/>
          <w:color w:val="000000" w:themeColor="text1"/>
          <w:sz w:val="26"/>
          <w:szCs w:val="26"/>
        </w:rPr>
        <w:t> web/index.php.</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2. </w:t>
      </w:r>
      <w:r w:rsidR="00642CF5" w:rsidRPr="009D4DFD">
        <w:rPr>
          <w:rFonts w:ascii="Times New Roman" w:hAnsi="Times New Roman" w:cs="Times New Roman"/>
          <w:color w:val="000000" w:themeColor="text1"/>
          <w:sz w:val="26"/>
          <w:szCs w:val="26"/>
        </w:rPr>
        <w:t>Entry script tải các </w:t>
      </w:r>
      <w:hyperlink r:id="rId34" w:history="1">
        <w:r w:rsidR="00642CF5" w:rsidRPr="009D4DFD">
          <w:rPr>
            <w:rFonts w:ascii="Times New Roman" w:hAnsi="Times New Roman" w:cs="Times New Roman"/>
            <w:color w:val="000000" w:themeColor="text1"/>
            <w:sz w:val="26"/>
            <w:szCs w:val="26"/>
          </w:rPr>
          <w:t>cấu hình (configuration)</w:t>
        </w:r>
      </w:hyperlink>
      <w:r w:rsidR="00642CF5" w:rsidRPr="009D4DFD">
        <w:rPr>
          <w:rFonts w:ascii="Times New Roman" w:hAnsi="Times New Roman" w:cs="Times New Roman"/>
          <w:color w:val="000000" w:themeColor="text1"/>
          <w:sz w:val="26"/>
          <w:szCs w:val="26"/>
        </w:rPr>
        <w:t> ứng dụng và tạo mới </w:t>
      </w:r>
      <w:hyperlink r:id="rId35" w:history="1">
        <w:r w:rsidR="00642CF5" w:rsidRPr="009D4DFD">
          <w:rPr>
            <w:rFonts w:ascii="Times New Roman" w:hAnsi="Times New Roman" w:cs="Times New Roman"/>
            <w:color w:val="000000" w:themeColor="text1"/>
            <w:sz w:val="26"/>
            <w:szCs w:val="26"/>
          </w:rPr>
          <w:t>ứng dụng</w:t>
        </w:r>
      </w:hyperlink>
      <w:r w:rsidR="00642CF5" w:rsidRPr="009D4DFD">
        <w:rPr>
          <w:rFonts w:ascii="Times New Roman" w:hAnsi="Times New Roman" w:cs="Times New Roman"/>
          <w:color w:val="000000" w:themeColor="text1"/>
          <w:sz w:val="26"/>
          <w:szCs w:val="26"/>
        </w:rPr>
        <w:t> để khởi tạo để xử lý yêu cầu.</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3. </w:t>
      </w:r>
      <w:r w:rsidR="00642CF5" w:rsidRPr="009D4DFD">
        <w:rPr>
          <w:rFonts w:ascii="Times New Roman" w:hAnsi="Times New Roman" w:cs="Times New Roman"/>
          <w:color w:val="000000" w:themeColor="text1"/>
          <w:sz w:val="26"/>
          <w:szCs w:val="26"/>
        </w:rPr>
        <w:t>Ứng dụng lấy thông tin </w:t>
      </w:r>
      <w:hyperlink r:id="rId36" w:history="1">
        <w:r w:rsidR="00642CF5" w:rsidRPr="009D4DFD">
          <w:rPr>
            <w:rFonts w:ascii="Times New Roman" w:hAnsi="Times New Roman" w:cs="Times New Roman"/>
            <w:color w:val="000000" w:themeColor="text1"/>
            <w:sz w:val="26"/>
            <w:szCs w:val="26"/>
          </w:rPr>
          <w:t>route</w:t>
        </w:r>
      </w:hyperlink>
      <w:r w:rsidR="00642CF5" w:rsidRPr="009D4DFD">
        <w:rPr>
          <w:rFonts w:ascii="Times New Roman" w:hAnsi="Times New Roman" w:cs="Times New Roman"/>
          <w:color w:val="000000" w:themeColor="text1"/>
          <w:sz w:val="26"/>
          <w:szCs w:val="26"/>
        </w:rPr>
        <w:t> được yêu cầu cùng với những thành phần (component) cần xử lý các </w:t>
      </w:r>
      <w:hyperlink r:id="rId37" w:history="1">
        <w:r w:rsidR="00642CF5" w:rsidRPr="009D4DFD">
          <w:rPr>
            <w:rFonts w:ascii="Times New Roman" w:hAnsi="Times New Roman" w:cs="Times New Roman"/>
            <w:color w:val="000000" w:themeColor="text1"/>
            <w:sz w:val="26"/>
            <w:szCs w:val="26"/>
          </w:rPr>
          <w:t>request</w:t>
        </w:r>
      </w:hyperlink>
      <w:r w:rsidR="00642CF5" w:rsidRPr="009D4DFD">
        <w:rPr>
          <w:rFonts w:ascii="Times New Roman" w:hAnsi="Times New Roman" w:cs="Times New Roman"/>
          <w:color w:val="000000" w:themeColor="text1"/>
          <w:sz w:val="26"/>
          <w:szCs w:val="26"/>
        </w:rPr>
        <w:t>.</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4. </w:t>
      </w:r>
      <w:r w:rsidR="00642CF5" w:rsidRPr="009D4DFD">
        <w:rPr>
          <w:rFonts w:ascii="Times New Roman" w:hAnsi="Times New Roman" w:cs="Times New Roman"/>
          <w:color w:val="000000" w:themeColor="text1"/>
          <w:sz w:val="26"/>
          <w:szCs w:val="26"/>
        </w:rPr>
        <w:t>Ứng dụng tạo mới </w:t>
      </w:r>
      <w:hyperlink r:id="rId38" w:history="1">
        <w:r w:rsidR="00642CF5" w:rsidRPr="009D4DFD">
          <w:rPr>
            <w:rFonts w:ascii="Times New Roman" w:hAnsi="Times New Roman" w:cs="Times New Roman"/>
            <w:color w:val="000000" w:themeColor="text1"/>
            <w:sz w:val="26"/>
            <w:szCs w:val="26"/>
          </w:rPr>
          <w:t>controller</w:t>
        </w:r>
      </w:hyperlink>
      <w:r w:rsidR="00642CF5" w:rsidRPr="009D4DFD">
        <w:rPr>
          <w:rFonts w:ascii="Times New Roman" w:hAnsi="Times New Roman" w:cs="Times New Roman"/>
          <w:color w:val="000000" w:themeColor="text1"/>
          <w:sz w:val="26"/>
          <w:szCs w:val="26"/>
        </w:rPr>
        <w:t> khởi tạo để xử lý yêu cầu.</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lastRenderedPageBreak/>
        <w:t xml:space="preserve">5. </w:t>
      </w:r>
      <w:r w:rsidR="00642CF5" w:rsidRPr="009D4DFD">
        <w:rPr>
          <w:rFonts w:ascii="Times New Roman" w:hAnsi="Times New Roman" w:cs="Times New Roman"/>
          <w:color w:val="000000" w:themeColor="text1"/>
          <w:sz w:val="26"/>
          <w:szCs w:val="26"/>
        </w:rPr>
        <w:t>Bộ điều khiển (controller) tạo mới các </w:t>
      </w:r>
      <w:hyperlink r:id="rId39" w:history="1">
        <w:r w:rsidR="00642CF5" w:rsidRPr="009D4DFD">
          <w:rPr>
            <w:rFonts w:ascii="Times New Roman" w:hAnsi="Times New Roman" w:cs="Times New Roman"/>
            <w:color w:val="000000" w:themeColor="text1"/>
            <w:sz w:val="26"/>
            <w:szCs w:val="26"/>
          </w:rPr>
          <w:t>action (hành động)</w:t>
        </w:r>
      </w:hyperlink>
      <w:r w:rsidR="00642CF5" w:rsidRPr="009D4DFD">
        <w:rPr>
          <w:rFonts w:ascii="Times New Roman" w:hAnsi="Times New Roman" w:cs="Times New Roman"/>
          <w:color w:val="000000" w:themeColor="text1"/>
          <w:sz w:val="26"/>
          <w:szCs w:val="26"/>
        </w:rPr>
        <w:t> khởi tạo và thực hiện các bộ lọc cho các hành động.</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6. </w:t>
      </w:r>
      <w:r w:rsidR="00642CF5" w:rsidRPr="009D4DFD">
        <w:rPr>
          <w:rFonts w:ascii="Times New Roman" w:hAnsi="Times New Roman" w:cs="Times New Roman"/>
          <w:color w:val="000000" w:themeColor="text1"/>
          <w:sz w:val="26"/>
          <w:szCs w:val="26"/>
        </w:rPr>
        <w:t>Nếu bất kỳ bộ lọc nào bị lỗi, action sẽ bị hủy.</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7. </w:t>
      </w:r>
      <w:r w:rsidR="00642CF5" w:rsidRPr="009D4DFD">
        <w:rPr>
          <w:rFonts w:ascii="Times New Roman" w:hAnsi="Times New Roman" w:cs="Times New Roman"/>
          <w:color w:val="000000" w:themeColor="text1"/>
          <w:sz w:val="26"/>
          <w:szCs w:val="26"/>
        </w:rPr>
        <w:t>Nếu bất kỳ bộ đạt, action sẽ được thực thi.</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8. </w:t>
      </w:r>
      <w:r w:rsidR="00642CF5" w:rsidRPr="009D4DFD">
        <w:rPr>
          <w:rFonts w:ascii="Times New Roman" w:hAnsi="Times New Roman" w:cs="Times New Roman"/>
          <w:color w:val="000000" w:themeColor="text1"/>
          <w:sz w:val="26"/>
          <w:szCs w:val="26"/>
        </w:rPr>
        <w:t>Action sẽ tải dữ liệu từ data model, có thể từ CSDL.</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9. </w:t>
      </w:r>
      <w:r w:rsidR="00642CF5" w:rsidRPr="009D4DFD">
        <w:rPr>
          <w:rFonts w:ascii="Times New Roman" w:hAnsi="Times New Roman" w:cs="Times New Roman"/>
          <w:color w:val="000000" w:themeColor="text1"/>
          <w:sz w:val="26"/>
          <w:szCs w:val="26"/>
        </w:rPr>
        <w:t>Action sẽ tạo mới View, đồng thời cung cấp dữ liệ</w:t>
      </w:r>
      <w:r w:rsidR="006B39BC" w:rsidRPr="009D4DFD">
        <w:rPr>
          <w:rFonts w:ascii="Times New Roman" w:hAnsi="Times New Roman" w:cs="Times New Roman"/>
          <w:color w:val="000000" w:themeColor="text1"/>
          <w:sz w:val="26"/>
          <w:szCs w:val="26"/>
        </w:rPr>
        <w:t>u cho nó.</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10. </w:t>
      </w:r>
      <w:r w:rsidR="00642CF5" w:rsidRPr="009D4DFD">
        <w:rPr>
          <w:rFonts w:ascii="Times New Roman" w:hAnsi="Times New Roman" w:cs="Times New Roman"/>
          <w:color w:val="000000" w:themeColor="text1"/>
          <w:sz w:val="26"/>
          <w:szCs w:val="26"/>
        </w:rPr>
        <w:t>Kết quả việc tạo mới view sẽ trả vê một thành phần ứ</w:t>
      </w:r>
      <w:r w:rsidR="00A3068B" w:rsidRPr="009D4DFD">
        <w:rPr>
          <w:rFonts w:ascii="Times New Roman" w:hAnsi="Times New Roman" w:cs="Times New Roman"/>
          <w:color w:val="000000" w:themeColor="text1"/>
          <w:sz w:val="26"/>
          <w:szCs w:val="26"/>
        </w:rPr>
        <w:t xml:space="preserve">ng </w:t>
      </w:r>
      <w:r w:rsidR="00642CF5" w:rsidRPr="009D4DFD">
        <w:rPr>
          <w:rFonts w:ascii="Times New Roman" w:hAnsi="Times New Roman" w:cs="Times New Roman"/>
          <w:color w:val="000000" w:themeColor="text1"/>
          <w:sz w:val="26"/>
          <w:szCs w:val="26"/>
        </w:rPr>
        <w:t>dụng</w:t>
      </w:r>
      <w:r w:rsidR="00A3068B" w:rsidRPr="009D4DFD">
        <w:rPr>
          <w:rFonts w:ascii="Times New Roman" w:hAnsi="Times New Roman" w:cs="Times New Roman"/>
          <w:color w:val="000000" w:themeColor="text1"/>
          <w:sz w:val="26"/>
          <w:szCs w:val="26"/>
        </w:rPr>
        <w:t xml:space="preserve"> </w:t>
      </w:r>
      <w:hyperlink r:id="rId40" w:history="1">
        <w:r w:rsidR="00642CF5" w:rsidRPr="009D4DFD">
          <w:rPr>
            <w:rFonts w:ascii="Times New Roman" w:hAnsi="Times New Roman" w:cs="Times New Roman"/>
            <w:color w:val="000000" w:themeColor="text1"/>
            <w:sz w:val="26"/>
            <w:szCs w:val="26"/>
          </w:rPr>
          <w:t>response</w:t>
        </w:r>
      </w:hyperlink>
      <w:r w:rsidR="00642CF5" w:rsidRPr="009D4DFD">
        <w:rPr>
          <w:rFonts w:ascii="Times New Roman" w:hAnsi="Times New Roman" w:cs="Times New Roman"/>
          <w:color w:val="000000" w:themeColor="text1"/>
          <w:sz w:val="26"/>
          <w:szCs w:val="26"/>
        </w:rPr>
        <w:t> .</w:t>
      </w:r>
    </w:p>
    <w:p w:rsidR="00642CF5" w:rsidRPr="009D4DFD" w:rsidRDefault="003F770E"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xml:space="preserve">11. </w:t>
      </w:r>
      <w:r w:rsidR="00642CF5" w:rsidRPr="009D4DFD">
        <w:rPr>
          <w:rFonts w:ascii="Times New Roman" w:hAnsi="Times New Roman" w:cs="Times New Roman"/>
          <w:color w:val="000000" w:themeColor="text1"/>
          <w:sz w:val="26"/>
          <w:szCs w:val="26"/>
        </w:rPr>
        <w:t>Thành phần response gửi kết quả đến trình duyệt của người dùng và hiển thị kết quả.</w:t>
      </w:r>
    </w:p>
    <w:p w:rsidR="00642CF5" w:rsidRPr="008028CF" w:rsidRDefault="00642CF5" w:rsidP="008028CF">
      <w:pPr>
        <w:pStyle w:val="NormalWeb"/>
        <w:shd w:val="clear" w:color="auto" w:fill="FFFFFF"/>
        <w:spacing w:before="0" w:beforeAutospacing="0" w:after="120" w:afterAutospacing="0" w:line="360" w:lineRule="auto"/>
        <w:ind w:firstLine="720"/>
        <w:jc w:val="both"/>
        <w:rPr>
          <w:rFonts w:eastAsiaTheme="minorHAnsi"/>
          <w:sz w:val="27"/>
          <w:szCs w:val="27"/>
        </w:rPr>
      </w:pPr>
    </w:p>
    <w:p w:rsidR="008B22AD" w:rsidRDefault="00642CF5" w:rsidP="008B22AD">
      <w:pPr>
        <w:pStyle w:val="NormalWeb"/>
        <w:keepNext/>
        <w:shd w:val="clear" w:color="auto" w:fill="FFFFFF"/>
        <w:spacing w:before="0" w:beforeAutospacing="0" w:after="120" w:afterAutospacing="0" w:line="360" w:lineRule="auto"/>
        <w:jc w:val="both"/>
      </w:pPr>
      <w:r w:rsidRPr="008028CF">
        <w:rPr>
          <w:noProof/>
          <w:sz w:val="27"/>
          <w:szCs w:val="27"/>
        </w:rPr>
        <w:drawing>
          <wp:inline distT="0" distB="0" distL="0" distR="0" wp14:anchorId="3B07C6B4" wp14:editId="345EC295">
            <wp:extent cx="5760720" cy="4425009"/>
            <wp:effectExtent l="0" t="0" r="0" b="0"/>
            <wp:docPr id="6" name="Picture 6" descr="Reques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quest Lifecyc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425009"/>
                    </a:xfrm>
                    <a:prstGeom prst="rect">
                      <a:avLst/>
                    </a:prstGeom>
                    <a:noFill/>
                    <a:ln>
                      <a:noFill/>
                    </a:ln>
                  </pic:spPr>
                </pic:pic>
              </a:graphicData>
            </a:graphic>
          </wp:inline>
        </w:drawing>
      </w:r>
    </w:p>
    <w:p w:rsidR="00DA69F8" w:rsidRPr="008B22AD" w:rsidRDefault="008B22AD" w:rsidP="00F72B10">
      <w:pPr>
        <w:pStyle w:val="Caption"/>
        <w:spacing w:before="120" w:after="120" w:line="312" w:lineRule="auto"/>
        <w:jc w:val="center"/>
        <w:rPr>
          <w:rFonts w:ascii="Times New Roman" w:hAnsi="Times New Roman" w:cs="Times New Roman"/>
          <w:color w:val="auto"/>
          <w:sz w:val="26"/>
          <w:szCs w:val="26"/>
        </w:rPr>
      </w:pPr>
      <w:bookmarkStart w:id="54" w:name="_Toc5352460"/>
      <w:bookmarkStart w:id="55" w:name="_Toc5353787"/>
      <w:bookmarkStart w:id="56" w:name="_Toc5779638"/>
      <w:bookmarkStart w:id="57" w:name="_Toc8374063"/>
      <w:bookmarkStart w:id="58" w:name="_Toc8739535"/>
      <w:bookmarkStart w:id="59" w:name="_Toc8973516"/>
      <w:r w:rsidRPr="008B22AD">
        <w:rPr>
          <w:rFonts w:ascii="Times New Roman" w:hAnsi="Times New Roman" w:cs="Times New Roman"/>
          <w:color w:val="auto"/>
          <w:sz w:val="26"/>
          <w:szCs w:val="26"/>
        </w:rPr>
        <w:t xml:space="preserve">Hình </w:t>
      </w:r>
      <w:r w:rsidR="00956C05">
        <w:rPr>
          <w:rFonts w:ascii="Times New Roman" w:hAnsi="Times New Roman" w:cs="Times New Roman"/>
          <w:color w:val="auto"/>
          <w:sz w:val="26"/>
          <w:szCs w:val="26"/>
        </w:rPr>
        <w:fldChar w:fldCharType="begin"/>
      </w:r>
      <w:r w:rsidR="00956C05">
        <w:rPr>
          <w:rFonts w:ascii="Times New Roman" w:hAnsi="Times New Roman" w:cs="Times New Roman"/>
          <w:color w:val="auto"/>
          <w:sz w:val="26"/>
          <w:szCs w:val="26"/>
        </w:rPr>
        <w:instrText xml:space="preserve"> SEQ Hình \* ARABIC </w:instrText>
      </w:r>
      <w:r w:rsidR="00956C05">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6</w:t>
      </w:r>
      <w:r w:rsidR="00956C05">
        <w:rPr>
          <w:rFonts w:ascii="Times New Roman" w:hAnsi="Times New Roman" w:cs="Times New Roman"/>
          <w:color w:val="auto"/>
          <w:sz w:val="26"/>
          <w:szCs w:val="26"/>
        </w:rPr>
        <w:fldChar w:fldCharType="end"/>
      </w:r>
      <w:r w:rsidRPr="008B22AD">
        <w:rPr>
          <w:rFonts w:ascii="Times New Roman" w:hAnsi="Times New Roman" w:cs="Times New Roman"/>
          <w:color w:val="auto"/>
          <w:sz w:val="26"/>
          <w:szCs w:val="26"/>
        </w:rPr>
        <w:t>. Chu trình xử lý yêu cầu của Yii2</w:t>
      </w:r>
      <w:bookmarkEnd w:id="54"/>
      <w:bookmarkEnd w:id="55"/>
      <w:bookmarkEnd w:id="56"/>
      <w:bookmarkEnd w:id="57"/>
      <w:bookmarkEnd w:id="58"/>
      <w:bookmarkEnd w:id="59"/>
    </w:p>
    <w:p w:rsidR="00CE47AF" w:rsidRPr="008028CF" w:rsidRDefault="003101AA" w:rsidP="00AF62F4">
      <w:pPr>
        <w:pStyle w:val="Heading4"/>
        <w:ind w:firstLine="720"/>
        <w:rPr>
          <w:rFonts w:eastAsiaTheme="minorHAnsi"/>
        </w:rPr>
      </w:pPr>
      <w:r>
        <w:rPr>
          <w:rFonts w:eastAsiaTheme="minorHAnsi"/>
        </w:rPr>
        <w:t>1</w:t>
      </w:r>
      <w:r w:rsidR="00CE47AF" w:rsidRPr="008028CF">
        <w:rPr>
          <w:rFonts w:eastAsiaTheme="minorHAnsi"/>
        </w:rPr>
        <w:t>.6.</w:t>
      </w:r>
      <w:r>
        <w:rPr>
          <w:rFonts w:eastAsiaTheme="minorHAnsi"/>
        </w:rPr>
        <w:t>9</w:t>
      </w:r>
      <w:r w:rsidR="00CE47AF" w:rsidRPr="008028CF">
        <w:rPr>
          <w:rFonts w:eastAsiaTheme="minorHAnsi"/>
        </w:rPr>
        <w:t>. Làm việc với cơ sở dữ liệu</w:t>
      </w:r>
    </w:p>
    <w:p w:rsidR="00326E29" w:rsidRPr="009D4DFD" w:rsidRDefault="009E72A1"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Yii</w:t>
      </w:r>
      <w:r w:rsidR="00696F1E" w:rsidRPr="009D4DFD">
        <w:rPr>
          <w:rFonts w:ascii="Times New Roman" w:hAnsi="Times New Roman" w:cs="Times New Roman"/>
          <w:color w:val="000000" w:themeColor="text1"/>
          <w:sz w:val="26"/>
          <w:szCs w:val="26"/>
        </w:rPr>
        <w:t>2</w:t>
      </w:r>
      <w:r w:rsidRPr="009D4DFD">
        <w:rPr>
          <w:rFonts w:ascii="Times New Roman" w:hAnsi="Times New Roman" w:cs="Times New Roman"/>
          <w:color w:val="000000" w:themeColor="text1"/>
          <w:sz w:val="26"/>
          <w:szCs w:val="26"/>
        </w:rPr>
        <w:t xml:space="preserve"> hỗ trợ nhiều CSDL trong ứng dụng, bạn có thể dùng những CSDL như SQLite, MySQL, PostgreSQL, MSSQL hoặ</w:t>
      </w:r>
      <w:r w:rsidR="007B57CA" w:rsidRPr="009D4DFD">
        <w:rPr>
          <w:rFonts w:ascii="Times New Roman" w:hAnsi="Times New Roman" w:cs="Times New Roman"/>
          <w:color w:val="000000" w:themeColor="text1"/>
          <w:sz w:val="26"/>
          <w:szCs w:val="26"/>
        </w:rPr>
        <w:t>c Oracle.</w:t>
      </w:r>
      <w:r w:rsidR="00326E29" w:rsidRPr="009D4DFD">
        <w:rPr>
          <w:rFonts w:ascii="Times New Roman" w:hAnsi="Times New Roman" w:cs="Times New Roman"/>
          <w:color w:val="000000" w:themeColor="text1"/>
          <w:sz w:val="26"/>
          <w:szCs w:val="26"/>
        </w:rPr>
        <w:t xml:space="preserve"> </w:t>
      </w:r>
    </w:p>
    <w:p w:rsidR="00805E4A" w:rsidRPr="009D4DFD" w:rsidRDefault="00805E4A" w:rsidP="009D4DFD">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t>- Cấu hình kết nối tới CSDL: Trước tiên, hãy chắc chắn rằng bạn đã cài 2 gói PHP </w:t>
      </w:r>
      <w:hyperlink r:id="rId42" w:history="1">
        <w:r w:rsidRPr="009D4DFD">
          <w:rPr>
            <w:rFonts w:ascii="Times New Roman" w:hAnsi="Times New Roman" w:cs="Times New Roman"/>
            <w:color w:val="000000" w:themeColor="text1"/>
            <w:sz w:val="26"/>
            <w:szCs w:val="26"/>
          </w:rPr>
          <w:t>PDO</w:t>
        </w:r>
      </w:hyperlink>
      <w:r w:rsidRPr="009D4DFD">
        <w:rPr>
          <w:rFonts w:ascii="Times New Roman" w:hAnsi="Times New Roman" w:cs="Times New Roman"/>
          <w:color w:val="000000" w:themeColor="text1"/>
          <w:sz w:val="26"/>
          <w:szCs w:val="26"/>
        </w:rPr>
        <w:t> và PDO driver dành cho các CSDL mà đang sử dụng</w:t>
      </w:r>
      <w:r w:rsidR="006E6739" w:rsidRPr="009D4DFD">
        <w:rPr>
          <w:rFonts w:ascii="Times New Roman" w:hAnsi="Times New Roman" w:cs="Times New Roman"/>
          <w:color w:val="000000" w:themeColor="text1"/>
          <w:sz w:val="26"/>
          <w:szCs w:val="26"/>
        </w:rPr>
        <w:t xml:space="preserve"> </w:t>
      </w:r>
      <w:r w:rsidRPr="009D4DFD">
        <w:rPr>
          <w:rFonts w:ascii="Times New Roman" w:hAnsi="Times New Roman" w:cs="Times New Roman"/>
          <w:color w:val="000000" w:themeColor="text1"/>
          <w:sz w:val="26"/>
          <w:szCs w:val="26"/>
        </w:rPr>
        <w:t>(ví dụ pdo_mysql cho MySQL). Đối với các CSDL quan hệ thì những gói này cần phải có.</w:t>
      </w:r>
    </w:p>
    <w:p w:rsidR="00DE251E" w:rsidRPr="003534E6" w:rsidRDefault="00805E4A" w:rsidP="003534E6">
      <w:pPr>
        <w:spacing w:after="0" w:line="312" w:lineRule="auto"/>
        <w:ind w:firstLine="720"/>
        <w:jc w:val="both"/>
        <w:rPr>
          <w:rFonts w:ascii="Times New Roman" w:hAnsi="Times New Roman" w:cs="Times New Roman"/>
          <w:color w:val="000000" w:themeColor="text1"/>
          <w:sz w:val="26"/>
          <w:szCs w:val="26"/>
        </w:rPr>
      </w:pPr>
      <w:r w:rsidRPr="009D4DFD">
        <w:rPr>
          <w:rFonts w:ascii="Times New Roman" w:hAnsi="Times New Roman" w:cs="Times New Roman"/>
          <w:color w:val="000000" w:themeColor="text1"/>
          <w:sz w:val="26"/>
          <w:szCs w:val="26"/>
        </w:rPr>
        <w:lastRenderedPageBreak/>
        <w:t>Sau khi những yêu cầu trên được cài đặt, mở file config/db.php và thay đổi các tham số chính xác tới CSDL. Mặc định, file sẽ có những đoạn code sau:</w:t>
      </w:r>
    </w:p>
    <w:p w:rsidR="004E20E8" w:rsidRPr="008028CF" w:rsidRDefault="004E20E8" w:rsidP="008D089C">
      <w:pPr>
        <w:pStyle w:val="NormalWeb"/>
        <w:shd w:val="clear" w:color="auto" w:fill="FFFFFF"/>
        <w:spacing w:before="0" w:beforeAutospacing="0" w:after="0" w:afterAutospacing="0" w:line="312" w:lineRule="auto"/>
        <w:ind w:left="720"/>
        <w:jc w:val="both"/>
        <w:rPr>
          <w:rFonts w:eastAsiaTheme="minorHAnsi"/>
          <w:i/>
          <w:sz w:val="27"/>
          <w:szCs w:val="27"/>
        </w:rPr>
      </w:pPr>
      <w:r w:rsidRPr="008028CF">
        <w:rPr>
          <w:rFonts w:eastAsiaTheme="minorHAnsi"/>
          <w:i/>
          <w:sz w:val="27"/>
          <w:szCs w:val="27"/>
        </w:rPr>
        <w:t>&lt;?php</w:t>
      </w:r>
    </w:p>
    <w:p w:rsidR="004E20E8" w:rsidRPr="008028CF" w:rsidRDefault="004E20E8" w:rsidP="008D089C">
      <w:pPr>
        <w:pStyle w:val="NormalWeb"/>
        <w:shd w:val="clear" w:color="auto" w:fill="FFFFFF"/>
        <w:spacing w:before="0" w:beforeAutospacing="0" w:after="0" w:afterAutospacing="0" w:line="312" w:lineRule="auto"/>
        <w:ind w:left="720"/>
        <w:jc w:val="both"/>
        <w:rPr>
          <w:rFonts w:eastAsiaTheme="minorHAnsi"/>
          <w:i/>
          <w:sz w:val="27"/>
          <w:szCs w:val="27"/>
        </w:rPr>
      </w:pPr>
      <w:r w:rsidRPr="008028CF">
        <w:rPr>
          <w:rFonts w:eastAsiaTheme="minorHAnsi"/>
          <w:i/>
          <w:sz w:val="27"/>
          <w:szCs w:val="27"/>
        </w:rPr>
        <w:t>return [</w:t>
      </w:r>
    </w:p>
    <w:p w:rsidR="004E20E8" w:rsidRPr="008028CF" w:rsidRDefault="004E20E8" w:rsidP="008D089C">
      <w:pPr>
        <w:pStyle w:val="NormalWeb"/>
        <w:shd w:val="clear" w:color="auto" w:fill="FFFFFF"/>
        <w:spacing w:before="0" w:beforeAutospacing="0" w:after="0" w:afterAutospacing="0" w:line="312" w:lineRule="auto"/>
        <w:ind w:left="720" w:firstLine="720"/>
        <w:jc w:val="both"/>
        <w:rPr>
          <w:rFonts w:eastAsiaTheme="minorHAnsi"/>
          <w:i/>
          <w:sz w:val="27"/>
          <w:szCs w:val="27"/>
        </w:rPr>
      </w:pPr>
      <w:r w:rsidRPr="008028CF">
        <w:rPr>
          <w:rFonts w:eastAsiaTheme="minorHAnsi"/>
          <w:i/>
          <w:sz w:val="27"/>
          <w:szCs w:val="27"/>
        </w:rPr>
        <w:t>'class' =&gt; 'yii\db\Connection',</w:t>
      </w:r>
    </w:p>
    <w:p w:rsidR="009227DE" w:rsidRPr="008028CF" w:rsidRDefault="004E20E8" w:rsidP="008D089C">
      <w:pPr>
        <w:pStyle w:val="NormalWeb"/>
        <w:shd w:val="clear" w:color="auto" w:fill="FFFFFF"/>
        <w:spacing w:before="0" w:beforeAutospacing="0" w:after="0" w:afterAutospacing="0" w:line="312" w:lineRule="auto"/>
        <w:ind w:left="720" w:firstLine="720"/>
        <w:jc w:val="both"/>
        <w:rPr>
          <w:rFonts w:eastAsiaTheme="minorHAnsi"/>
          <w:i/>
          <w:sz w:val="27"/>
          <w:szCs w:val="27"/>
        </w:rPr>
      </w:pPr>
      <w:r w:rsidRPr="008028CF">
        <w:rPr>
          <w:rFonts w:eastAsiaTheme="minorHAnsi"/>
          <w:i/>
          <w:sz w:val="27"/>
          <w:szCs w:val="27"/>
        </w:rPr>
        <w:t>'dsn' =&gt; 'mysql:host=localhost;dbname=</w:t>
      </w:r>
      <w:r w:rsidR="00E0207F">
        <w:rPr>
          <w:rFonts w:eastAsiaTheme="minorHAnsi"/>
          <w:i/>
          <w:sz w:val="27"/>
          <w:szCs w:val="27"/>
        </w:rPr>
        <w:t>toandq_doantotnghiep</w:t>
      </w:r>
      <w:r w:rsidRPr="008028CF">
        <w:rPr>
          <w:rFonts w:eastAsiaTheme="minorHAnsi"/>
          <w:i/>
          <w:sz w:val="27"/>
          <w:szCs w:val="27"/>
        </w:rPr>
        <w:t>,</w:t>
      </w:r>
    </w:p>
    <w:p w:rsidR="004E20E8" w:rsidRPr="008028CF" w:rsidRDefault="004E20E8" w:rsidP="008D089C">
      <w:pPr>
        <w:pStyle w:val="NormalWeb"/>
        <w:shd w:val="clear" w:color="auto" w:fill="FFFFFF"/>
        <w:spacing w:before="0" w:beforeAutospacing="0" w:after="0" w:afterAutospacing="0" w:line="312" w:lineRule="auto"/>
        <w:ind w:left="720" w:firstLine="720"/>
        <w:jc w:val="both"/>
        <w:rPr>
          <w:rFonts w:eastAsiaTheme="minorHAnsi"/>
          <w:i/>
          <w:sz w:val="27"/>
          <w:szCs w:val="27"/>
        </w:rPr>
      </w:pPr>
      <w:r w:rsidRPr="008028CF">
        <w:rPr>
          <w:rFonts w:eastAsiaTheme="minorHAnsi"/>
          <w:i/>
          <w:sz w:val="27"/>
          <w:szCs w:val="27"/>
        </w:rPr>
        <w:t>'username' =&gt; 'root',</w:t>
      </w:r>
    </w:p>
    <w:p w:rsidR="002867DE" w:rsidRPr="008028CF" w:rsidRDefault="004E20E8" w:rsidP="008D089C">
      <w:pPr>
        <w:pStyle w:val="NormalWeb"/>
        <w:shd w:val="clear" w:color="auto" w:fill="FFFFFF"/>
        <w:spacing w:before="0" w:beforeAutospacing="0" w:after="0" w:afterAutospacing="0" w:line="312" w:lineRule="auto"/>
        <w:ind w:left="720" w:firstLine="720"/>
        <w:jc w:val="both"/>
        <w:rPr>
          <w:rFonts w:eastAsiaTheme="minorHAnsi"/>
          <w:i/>
          <w:sz w:val="27"/>
          <w:szCs w:val="27"/>
        </w:rPr>
      </w:pPr>
      <w:r w:rsidRPr="008028CF">
        <w:rPr>
          <w:rFonts w:eastAsiaTheme="minorHAnsi"/>
          <w:i/>
          <w:sz w:val="27"/>
          <w:szCs w:val="27"/>
        </w:rPr>
        <w:t>'password' =&gt; '',</w:t>
      </w:r>
      <w:r w:rsidR="005E2131" w:rsidRPr="008028CF">
        <w:rPr>
          <w:rFonts w:eastAsiaTheme="minorHAnsi"/>
          <w:i/>
          <w:sz w:val="27"/>
          <w:szCs w:val="27"/>
        </w:rPr>
        <w:t xml:space="preserve"> </w:t>
      </w:r>
      <w:r w:rsidRPr="008028CF">
        <w:rPr>
          <w:rFonts w:eastAsiaTheme="minorHAnsi"/>
          <w:i/>
          <w:sz w:val="27"/>
          <w:szCs w:val="27"/>
        </w:rPr>
        <w:t xml:space="preserve">    </w:t>
      </w:r>
      <w:r w:rsidRPr="008028CF">
        <w:rPr>
          <w:rFonts w:eastAsiaTheme="minorHAnsi"/>
          <w:i/>
          <w:sz w:val="27"/>
          <w:szCs w:val="27"/>
        </w:rPr>
        <w:tab/>
      </w:r>
    </w:p>
    <w:p w:rsidR="004E20E8" w:rsidRPr="008028CF" w:rsidRDefault="004E20E8" w:rsidP="008D089C">
      <w:pPr>
        <w:pStyle w:val="NormalWeb"/>
        <w:shd w:val="clear" w:color="auto" w:fill="FFFFFF"/>
        <w:spacing w:before="0" w:beforeAutospacing="0" w:after="0" w:afterAutospacing="0" w:line="312" w:lineRule="auto"/>
        <w:ind w:left="720" w:firstLine="720"/>
        <w:jc w:val="both"/>
        <w:rPr>
          <w:rFonts w:eastAsiaTheme="minorHAnsi"/>
          <w:i/>
          <w:sz w:val="27"/>
          <w:szCs w:val="27"/>
        </w:rPr>
      </w:pPr>
      <w:r w:rsidRPr="008028CF">
        <w:rPr>
          <w:rFonts w:eastAsiaTheme="minorHAnsi"/>
          <w:i/>
          <w:sz w:val="27"/>
          <w:szCs w:val="27"/>
        </w:rPr>
        <w:t>'charset' =&gt; 'utf8',</w:t>
      </w:r>
    </w:p>
    <w:p w:rsidR="00805E4A" w:rsidRDefault="004E20E8" w:rsidP="008D089C">
      <w:pPr>
        <w:pStyle w:val="NormalWeb"/>
        <w:shd w:val="clear" w:color="auto" w:fill="FFFFFF"/>
        <w:spacing w:before="0" w:beforeAutospacing="0" w:after="0" w:afterAutospacing="0" w:line="312" w:lineRule="auto"/>
        <w:ind w:left="720"/>
        <w:jc w:val="both"/>
        <w:rPr>
          <w:rFonts w:eastAsiaTheme="minorHAnsi"/>
          <w:i/>
          <w:sz w:val="27"/>
          <w:szCs w:val="27"/>
        </w:rPr>
      </w:pPr>
      <w:r w:rsidRPr="008028CF">
        <w:rPr>
          <w:rFonts w:eastAsiaTheme="minorHAnsi"/>
          <w:i/>
          <w:sz w:val="27"/>
          <w:szCs w:val="27"/>
        </w:rPr>
        <w:t>];</w:t>
      </w:r>
    </w:p>
    <w:p w:rsidR="00627D91" w:rsidRPr="00627D91" w:rsidRDefault="00627D91" w:rsidP="00627D91">
      <w:pPr>
        <w:pStyle w:val="NormalWeb"/>
        <w:shd w:val="clear" w:color="auto" w:fill="FFFFFF"/>
        <w:spacing w:before="0" w:beforeAutospacing="0" w:after="0" w:afterAutospacing="0"/>
        <w:ind w:left="720"/>
        <w:jc w:val="both"/>
        <w:rPr>
          <w:rFonts w:eastAsiaTheme="minorHAnsi"/>
          <w:sz w:val="27"/>
          <w:szCs w:val="27"/>
        </w:rPr>
      </w:pPr>
    </w:p>
    <w:p w:rsidR="00B11337" w:rsidRDefault="00B11337">
      <w:pPr>
        <w:rPr>
          <w:rFonts w:ascii="Times New Roman" w:eastAsiaTheme="majorEastAsia" w:hAnsi="Times New Roman" w:cstheme="majorBidi"/>
          <w:b/>
          <w:spacing w:val="-10"/>
          <w:kern w:val="28"/>
          <w:sz w:val="28"/>
          <w:szCs w:val="56"/>
        </w:rPr>
      </w:pPr>
      <w:r>
        <w:br w:type="page"/>
      </w:r>
    </w:p>
    <w:p w:rsidR="00540A88" w:rsidRDefault="00FA15CF" w:rsidP="0042361A">
      <w:pPr>
        <w:pStyle w:val="Heading1"/>
      </w:pPr>
      <w:bookmarkStart w:id="60" w:name="_Toc8936953"/>
      <w:r w:rsidRPr="008028CF">
        <w:lastRenderedPageBreak/>
        <w:t xml:space="preserve">CHƯƠNG </w:t>
      </w:r>
      <w:r w:rsidR="00EF7BA5">
        <w:t>2</w:t>
      </w:r>
      <w:r w:rsidR="00540A88" w:rsidRPr="008028CF">
        <w:t xml:space="preserve">. </w:t>
      </w:r>
      <w:r w:rsidRPr="008028CF">
        <w:t>PHÂN TÍCH THIẾT KẾ HỆ THỐNG</w:t>
      </w:r>
      <w:bookmarkEnd w:id="60"/>
    </w:p>
    <w:p w:rsidR="003101AA" w:rsidRDefault="003101AA" w:rsidP="00DF4B3A">
      <w:pPr>
        <w:pStyle w:val="Heading2"/>
        <w:ind w:firstLine="720"/>
      </w:pPr>
      <w:bookmarkStart w:id="61" w:name="_Toc8936954"/>
      <w:r>
        <w:t>2.1. Khảo sát đặc tả yêu cầu</w:t>
      </w:r>
      <w:bookmarkEnd w:id="61"/>
    </w:p>
    <w:p w:rsidR="005E4745" w:rsidRPr="00836AF8" w:rsidRDefault="005E4745" w:rsidP="00836AF8">
      <w:pPr>
        <w:spacing w:after="0" w:line="312" w:lineRule="auto"/>
        <w:jc w:val="both"/>
        <w:rPr>
          <w:rFonts w:ascii="Times New Roman" w:hAnsi="Times New Roman" w:cs="Times New Roman"/>
          <w:sz w:val="26"/>
          <w:szCs w:val="26"/>
        </w:rPr>
      </w:pPr>
      <w:r w:rsidRPr="005E4745">
        <w:rPr>
          <w:rFonts w:ascii="Times New Roman" w:hAnsi="Times New Roman" w:cs="Times New Roman"/>
          <w:sz w:val="27"/>
          <w:szCs w:val="27"/>
        </w:rPr>
        <w:tab/>
      </w:r>
      <w:r w:rsidRPr="00836AF8">
        <w:rPr>
          <w:rFonts w:ascii="Times New Roman" w:hAnsi="Times New Roman" w:cs="Times New Roman"/>
          <w:sz w:val="26"/>
          <w:szCs w:val="26"/>
        </w:rPr>
        <w:t>Hệ thống quản lý đầy đủ các thông tin của hạng mục tài sản cầu đường bộ theo mẫu Hồ sơ lý lịch cầu được Tổng Cục đường bộ Việt Nam ban hành</w:t>
      </w:r>
      <w:r w:rsidR="006250AF" w:rsidRPr="00836AF8">
        <w:rPr>
          <w:rFonts w:ascii="Times New Roman" w:hAnsi="Times New Roman" w:cs="Times New Roman"/>
          <w:sz w:val="26"/>
          <w:szCs w:val="26"/>
        </w:rPr>
        <w:t xml:space="preserve"> </w:t>
      </w:r>
      <w:r w:rsidRPr="00836AF8">
        <w:rPr>
          <w:rFonts w:ascii="Times New Roman" w:hAnsi="Times New Roman" w:cs="Times New Roman"/>
          <w:sz w:val="26"/>
          <w:szCs w:val="26"/>
        </w:rPr>
        <w:t>bao gồm:</w:t>
      </w:r>
    </w:p>
    <w:p w:rsidR="005E4745" w:rsidRPr="00836AF8" w:rsidRDefault="005E4745" w:rsidP="00836AF8">
      <w:pPr>
        <w:spacing w:after="0" w:line="312" w:lineRule="auto"/>
        <w:jc w:val="both"/>
        <w:rPr>
          <w:rFonts w:ascii="Times New Roman" w:hAnsi="Times New Roman" w:cs="Times New Roman"/>
          <w:sz w:val="26"/>
          <w:szCs w:val="26"/>
        </w:rPr>
      </w:pPr>
      <w:r w:rsidRPr="00836AF8">
        <w:rPr>
          <w:rFonts w:ascii="Times New Roman" w:hAnsi="Times New Roman" w:cs="Times New Roman"/>
          <w:sz w:val="26"/>
          <w:szCs w:val="26"/>
        </w:rPr>
        <w:tab/>
        <w:t>- Quản lý thông tin tuyến đường;</w:t>
      </w:r>
    </w:p>
    <w:p w:rsidR="005E4745" w:rsidRPr="00836AF8" w:rsidRDefault="005E4745" w:rsidP="00836AF8">
      <w:pPr>
        <w:spacing w:after="0" w:line="312" w:lineRule="auto"/>
        <w:ind w:firstLine="720"/>
        <w:jc w:val="both"/>
        <w:rPr>
          <w:rFonts w:ascii="Times New Roman" w:hAnsi="Times New Roman" w:cs="Times New Roman"/>
          <w:sz w:val="26"/>
          <w:szCs w:val="26"/>
        </w:rPr>
      </w:pPr>
      <w:r w:rsidRPr="00836AF8">
        <w:rPr>
          <w:rFonts w:ascii="Times New Roman" w:hAnsi="Times New Roman" w:cs="Times New Roman"/>
          <w:sz w:val="26"/>
          <w:szCs w:val="26"/>
        </w:rPr>
        <w:t>- Quản lý thông tin ban đầu của tài sản cầu đường bộ: Thông tin chung</w:t>
      </w:r>
      <w:r w:rsidR="00FB7CAF" w:rsidRPr="00836AF8">
        <w:rPr>
          <w:rFonts w:ascii="Times New Roman" w:hAnsi="Times New Roman" w:cs="Times New Roman"/>
          <w:sz w:val="26"/>
          <w:szCs w:val="26"/>
        </w:rPr>
        <w:t xml:space="preserve">, </w:t>
      </w:r>
      <w:r w:rsidRPr="00836AF8">
        <w:rPr>
          <w:rFonts w:ascii="Times New Roman" w:hAnsi="Times New Roman" w:cs="Times New Roman"/>
          <w:sz w:val="26"/>
          <w:szCs w:val="26"/>
        </w:rPr>
        <w:t xml:space="preserve">Cắt ngang mặt cầu, Tĩnh không và biển báo, Đặc điểm dòng chảy, Kết cấu nhịp, Kết cấu dưới, Gối cầu, Khe co giãn, Kè bảo vệ cầu, Thiết bị công cộng trên cầu, </w:t>
      </w:r>
      <w:r w:rsidR="00474D55" w:rsidRPr="00836AF8">
        <w:rPr>
          <w:rFonts w:ascii="Times New Roman" w:hAnsi="Times New Roman" w:cs="Times New Roman"/>
          <w:sz w:val="26"/>
          <w:szCs w:val="26"/>
        </w:rPr>
        <w:t>Hồ sơ ảnh;</w:t>
      </w:r>
    </w:p>
    <w:p w:rsidR="00474D55" w:rsidRPr="00836AF8" w:rsidRDefault="00474D55" w:rsidP="00836AF8">
      <w:pPr>
        <w:spacing w:after="0" w:line="312" w:lineRule="auto"/>
        <w:ind w:firstLine="720"/>
        <w:jc w:val="both"/>
        <w:rPr>
          <w:rFonts w:ascii="Times New Roman" w:hAnsi="Times New Roman" w:cs="Times New Roman"/>
          <w:sz w:val="26"/>
          <w:szCs w:val="26"/>
        </w:rPr>
      </w:pPr>
      <w:r w:rsidRPr="00836AF8">
        <w:rPr>
          <w:rFonts w:ascii="Times New Roman" w:hAnsi="Times New Roman" w:cs="Times New Roman"/>
          <w:sz w:val="26"/>
          <w:szCs w:val="26"/>
        </w:rPr>
        <w:t>- Quản lý thông tin Lịch sử duy tu bảo dưỡng và sửa chữa;</w:t>
      </w:r>
    </w:p>
    <w:p w:rsidR="005E4745" w:rsidRPr="00836AF8" w:rsidRDefault="00474D55" w:rsidP="00836AF8">
      <w:pPr>
        <w:spacing w:after="0" w:line="312" w:lineRule="auto"/>
        <w:ind w:firstLine="720"/>
        <w:jc w:val="both"/>
        <w:rPr>
          <w:rFonts w:ascii="Times New Roman" w:hAnsi="Times New Roman" w:cs="Times New Roman"/>
          <w:sz w:val="26"/>
          <w:szCs w:val="26"/>
        </w:rPr>
      </w:pPr>
      <w:r w:rsidRPr="00836AF8">
        <w:rPr>
          <w:rFonts w:ascii="Times New Roman" w:hAnsi="Times New Roman" w:cs="Times New Roman"/>
          <w:sz w:val="26"/>
          <w:szCs w:val="26"/>
        </w:rPr>
        <w:t>- Quản lý thông tin Lịch sử kiểm tra, kiểm định.</w:t>
      </w:r>
    </w:p>
    <w:p w:rsidR="00626883" w:rsidRPr="00836AF8" w:rsidRDefault="00626883" w:rsidP="00836AF8">
      <w:pPr>
        <w:spacing w:after="0" w:line="312" w:lineRule="auto"/>
        <w:ind w:firstLine="720"/>
        <w:jc w:val="both"/>
        <w:rPr>
          <w:rFonts w:ascii="Times New Roman" w:hAnsi="Times New Roman" w:cs="Times New Roman"/>
          <w:sz w:val="26"/>
          <w:szCs w:val="26"/>
        </w:rPr>
      </w:pPr>
      <w:r w:rsidRPr="00836AF8">
        <w:rPr>
          <w:rFonts w:ascii="Times New Roman" w:hAnsi="Times New Roman" w:cs="Times New Roman"/>
          <w:sz w:val="26"/>
          <w:szCs w:val="26"/>
        </w:rPr>
        <w:t>Các chức năng quản lý thông tin nêu trên cho phép người sử dụng thực hiện các công việc thêm, sửa, xóa, xem nội dung</w:t>
      </w:r>
      <w:r w:rsidR="00607933" w:rsidRPr="00836AF8">
        <w:rPr>
          <w:rFonts w:ascii="Times New Roman" w:hAnsi="Times New Roman" w:cs="Times New Roman"/>
          <w:sz w:val="26"/>
          <w:szCs w:val="26"/>
        </w:rPr>
        <w:t xml:space="preserve"> và xuất báo cáo theo biểu mẫu quy định.</w:t>
      </w:r>
    </w:p>
    <w:p w:rsidR="006250AF" w:rsidRPr="00836AF8" w:rsidRDefault="006250AF" w:rsidP="00836AF8">
      <w:pPr>
        <w:spacing w:after="0" w:line="312" w:lineRule="auto"/>
        <w:ind w:firstLine="720"/>
        <w:jc w:val="both"/>
        <w:rPr>
          <w:rFonts w:ascii="Times New Roman" w:hAnsi="Times New Roman" w:cs="Times New Roman"/>
          <w:i/>
          <w:sz w:val="26"/>
          <w:szCs w:val="26"/>
        </w:rPr>
      </w:pPr>
      <w:r w:rsidRPr="00836AF8">
        <w:rPr>
          <w:rFonts w:ascii="Times New Roman" w:hAnsi="Times New Roman" w:cs="Times New Roman"/>
          <w:i/>
          <w:sz w:val="26"/>
          <w:szCs w:val="26"/>
        </w:rPr>
        <w:t>(Hồ sơ lý lịch cầu theo Phụ lục 1 đính kèm)</w:t>
      </w:r>
    </w:p>
    <w:p w:rsidR="0019626B" w:rsidRDefault="0019626B" w:rsidP="00DF4B3A">
      <w:pPr>
        <w:pStyle w:val="Heading2"/>
        <w:ind w:firstLine="720"/>
      </w:pPr>
      <w:bookmarkStart w:id="62" w:name="_Toc8936955"/>
      <w:r>
        <w:t>2.2. Các yêu cầu phi chức năng</w:t>
      </w:r>
      <w:bookmarkEnd w:id="62"/>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5"/>
        <w:gridCol w:w="2741"/>
        <w:gridCol w:w="5306"/>
      </w:tblGrid>
      <w:tr w:rsidR="00023A8C" w:rsidRPr="001B0D5B" w:rsidTr="00023A8C">
        <w:trPr>
          <w:trHeight w:val="396"/>
        </w:trPr>
        <w:tc>
          <w:tcPr>
            <w:tcW w:w="1025" w:type="dxa"/>
            <w:shd w:val="clear" w:color="auto" w:fill="B8CCE4"/>
            <w:vAlign w:val="center"/>
          </w:tcPr>
          <w:p w:rsidR="00023A8C" w:rsidRPr="00023A8C" w:rsidRDefault="00023A8C" w:rsidP="00023A8C">
            <w:pPr>
              <w:spacing w:after="120" w:line="360" w:lineRule="auto"/>
              <w:jc w:val="center"/>
              <w:rPr>
                <w:rFonts w:ascii="Times New Roman" w:hAnsi="Times New Roman" w:cs="Times New Roman"/>
                <w:b/>
                <w:sz w:val="27"/>
                <w:szCs w:val="27"/>
              </w:rPr>
            </w:pPr>
            <w:r>
              <w:rPr>
                <w:rFonts w:ascii="Times New Roman" w:hAnsi="Times New Roman" w:cs="Times New Roman"/>
                <w:b/>
                <w:sz w:val="27"/>
                <w:szCs w:val="27"/>
              </w:rPr>
              <w:t>TT</w:t>
            </w:r>
          </w:p>
        </w:tc>
        <w:tc>
          <w:tcPr>
            <w:tcW w:w="2741" w:type="dxa"/>
            <w:shd w:val="clear" w:color="auto" w:fill="B8CCE4"/>
            <w:vAlign w:val="center"/>
          </w:tcPr>
          <w:p w:rsidR="00023A8C" w:rsidRPr="00023A8C" w:rsidRDefault="00023A8C" w:rsidP="00023A8C">
            <w:pPr>
              <w:spacing w:after="120" w:line="360" w:lineRule="auto"/>
              <w:jc w:val="center"/>
              <w:rPr>
                <w:rFonts w:ascii="Times New Roman" w:hAnsi="Times New Roman" w:cs="Times New Roman"/>
                <w:b/>
                <w:sz w:val="27"/>
                <w:szCs w:val="27"/>
              </w:rPr>
            </w:pPr>
            <w:r>
              <w:rPr>
                <w:rFonts w:ascii="Times New Roman" w:hAnsi="Times New Roman" w:cs="Times New Roman"/>
                <w:b/>
                <w:sz w:val="27"/>
                <w:szCs w:val="27"/>
              </w:rPr>
              <w:t>Yêu cầu</w:t>
            </w:r>
          </w:p>
        </w:tc>
        <w:tc>
          <w:tcPr>
            <w:tcW w:w="5306" w:type="dxa"/>
            <w:shd w:val="clear" w:color="auto" w:fill="B8CCE4"/>
            <w:vAlign w:val="center"/>
          </w:tcPr>
          <w:p w:rsidR="00023A8C" w:rsidRPr="00023A8C" w:rsidRDefault="00023A8C" w:rsidP="00023A8C">
            <w:pPr>
              <w:spacing w:after="120" w:line="360" w:lineRule="auto"/>
              <w:jc w:val="center"/>
              <w:rPr>
                <w:rFonts w:ascii="Times New Roman" w:hAnsi="Times New Roman" w:cs="Times New Roman"/>
                <w:b/>
                <w:sz w:val="27"/>
                <w:szCs w:val="27"/>
              </w:rPr>
            </w:pPr>
            <w:r>
              <w:rPr>
                <w:rFonts w:ascii="Times New Roman" w:hAnsi="Times New Roman" w:cs="Times New Roman"/>
                <w:b/>
                <w:sz w:val="27"/>
                <w:szCs w:val="27"/>
              </w:rPr>
              <w:t>Nội dung yêu cầu</w:t>
            </w:r>
          </w:p>
        </w:tc>
      </w:tr>
      <w:tr w:rsidR="00023A8C" w:rsidRPr="001B0D5B" w:rsidTr="00023A8C">
        <w:trPr>
          <w:trHeight w:val="555"/>
        </w:trPr>
        <w:tc>
          <w:tcPr>
            <w:tcW w:w="1025" w:type="dxa"/>
            <w:shd w:val="clear" w:color="auto" w:fill="auto"/>
            <w:vAlign w:val="center"/>
          </w:tcPr>
          <w:p w:rsidR="00023A8C" w:rsidRPr="00BC52F0" w:rsidRDefault="00023A8C" w:rsidP="00836AF8">
            <w:pPr>
              <w:spacing w:after="0" w:line="312" w:lineRule="auto"/>
              <w:jc w:val="center"/>
              <w:rPr>
                <w:rFonts w:ascii="Times New Roman" w:hAnsi="Times New Roman" w:cs="Times New Roman"/>
                <w:sz w:val="26"/>
                <w:szCs w:val="26"/>
              </w:rPr>
            </w:pPr>
            <w:r w:rsidRPr="00BC52F0">
              <w:rPr>
                <w:rFonts w:ascii="Times New Roman" w:hAnsi="Times New Roman" w:cs="Times New Roman"/>
                <w:sz w:val="26"/>
                <w:szCs w:val="26"/>
              </w:rPr>
              <w:t>1</w:t>
            </w:r>
          </w:p>
        </w:tc>
        <w:tc>
          <w:tcPr>
            <w:tcW w:w="2741" w:type="dxa"/>
            <w:shd w:val="clear" w:color="auto" w:fill="auto"/>
            <w:vAlign w:val="center"/>
          </w:tcPr>
          <w:p w:rsidR="00023A8C" w:rsidRPr="00BC52F0" w:rsidRDefault="00023A8C"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Giao diện</w:t>
            </w:r>
          </w:p>
        </w:tc>
        <w:tc>
          <w:tcPr>
            <w:tcW w:w="5306" w:type="dxa"/>
            <w:shd w:val="clear" w:color="auto" w:fill="auto"/>
            <w:vAlign w:val="center"/>
          </w:tcPr>
          <w:p w:rsidR="00023A8C" w:rsidRPr="00BC52F0" w:rsidRDefault="00023A8C"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Giao diện hệ thống phải dễ sử dụng, trực quan, thân thiện với mọi người dùng, tương thích với các thiết bị phổ biến hiện nay như màn hình máy tính, điện thoại, máy tính bảng.</w:t>
            </w:r>
          </w:p>
        </w:tc>
      </w:tr>
      <w:tr w:rsidR="00023A8C" w:rsidRPr="001B0D5B" w:rsidTr="00023A8C">
        <w:trPr>
          <w:trHeight w:val="612"/>
        </w:trPr>
        <w:tc>
          <w:tcPr>
            <w:tcW w:w="1025" w:type="dxa"/>
            <w:shd w:val="clear" w:color="auto" w:fill="auto"/>
            <w:vAlign w:val="center"/>
          </w:tcPr>
          <w:p w:rsidR="00023A8C" w:rsidRPr="00BC52F0" w:rsidRDefault="00023A8C" w:rsidP="00836AF8">
            <w:pPr>
              <w:spacing w:after="0" w:line="312" w:lineRule="auto"/>
              <w:jc w:val="center"/>
              <w:rPr>
                <w:rFonts w:ascii="Times New Roman" w:hAnsi="Times New Roman" w:cs="Times New Roman"/>
                <w:sz w:val="26"/>
                <w:szCs w:val="26"/>
              </w:rPr>
            </w:pPr>
            <w:r w:rsidRPr="00BC52F0">
              <w:rPr>
                <w:rFonts w:ascii="Times New Roman" w:hAnsi="Times New Roman" w:cs="Times New Roman"/>
                <w:sz w:val="26"/>
                <w:szCs w:val="26"/>
              </w:rPr>
              <w:t>2</w:t>
            </w:r>
          </w:p>
        </w:tc>
        <w:tc>
          <w:tcPr>
            <w:tcW w:w="2741" w:type="dxa"/>
            <w:shd w:val="clear" w:color="auto" w:fill="auto"/>
            <w:vAlign w:val="center"/>
          </w:tcPr>
          <w:p w:rsidR="00023A8C" w:rsidRPr="00BC52F0" w:rsidRDefault="00023A8C"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Tốc độ xử lý</w:t>
            </w:r>
          </w:p>
        </w:tc>
        <w:tc>
          <w:tcPr>
            <w:tcW w:w="5306" w:type="dxa"/>
            <w:shd w:val="clear" w:color="auto" w:fill="auto"/>
            <w:vAlign w:val="center"/>
          </w:tcPr>
          <w:p w:rsidR="00023A8C" w:rsidRPr="00BC52F0" w:rsidRDefault="00440B08"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 xml:space="preserve">- </w:t>
            </w:r>
            <w:r w:rsidR="00023A8C" w:rsidRPr="00BC52F0">
              <w:rPr>
                <w:rFonts w:ascii="Times New Roman" w:hAnsi="Times New Roman" w:cs="Times New Roman"/>
                <w:sz w:val="26"/>
                <w:szCs w:val="26"/>
              </w:rPr>
              <w:t>Hệ thống phải xử lý nhanh chóng và chính xác.</w:t>
            </w:r>
          </w:p>
          <w:p w:rsidR="00440B08" w:rsidRPr="00BC52F0" w:rsidRDefault="00440B08"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 Đảm bảo vận hành tốt khi có nhiều người dùng cùng tương tác tại cùng một thời điểm.</w:t>
            </w:r>
          </w:p>
        </w:tc>
      </w:tr>
      <w:tr w:rsidR="00023A8C" w:rsidRPr="001B0D5B" w:rsidTr="00C616CF">
        <w:trPr>
          <w:trHeight w:val="270"/>
        </w:trPr>
        <w:tc>
          <w:tcPr>
            <w:tcW w:w="1025" w:type="dxa"/>
            <w:shd w:val="clear" w:color="auto" w:fill="auto"/>
            <w:vAlign w:val="center"/>
          </w:tcPr>
          <w:p w:rsidR="00023A8C" w:rsidRPr="00BC52F0" w:rsidRDefault="00023A8C" w:rsidP="00836AF8">
            <w:pPr>
              <w:spacing w:after="0" w:line="312" w:lineRule="auto"/>
              <w:jc w:val="center"/>
              <w:rPr>
                <w:rFonts w:ascii="Times New Roman" w:hAnsi="Times New Roman" w:cs="Times New Roman"/>
                <w:sz w:val="26"/>
                <w:szCs w:val="26"/>
              </w:rPr>
            </w:pPr>
            <w:r w:rsidRPr="00BC52F0">
              <w:rPr>
                <w:rFonts w:ascii="Times New Roman" w:hAnsi="Times New Roman" w:cs="Times New Roman"/>
                <w:sz w:val="26"/>
                <w:szCs w:val="26"/>
              </w:rPr>
              <w:t>3</w:t>
            </w:r>
          </w:p>
        </w:tc>
        <w:tc>
          <w:tcPr>
            <w:tcW w:w="2741" w:type="dxa"/>
            <w:shd w:val="clear" w:color="auto" w:fill="auto"/>
            <w:vAlign w:val="center"/>
          </w:tcPr>
          <w:p w:rsidR="00023A8C" w:rsidRPr="00BC52F0" w:rsidRDefault="00023A8C"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Bảo mật</w:t>
            </w:r>
          </w:p>
        </w:tc>
        <w:tc>
          <w:tcPr>
            <w:tcW w:w="5306" w:type="dxa"/>
            <w:shd w:val="clear" w:color="auto" w:fill="auto"/>
            <w:vAlign w:val="center"/>
          </w:tcPr>
          <w:p w:rsidR="00023A8C" w:rsidRPr="00BC52F0" w:rsidRDefault="00023A8C" w:rsidP="00836AF8">
            <w:pPr>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Tính bảo mật và độ an toàn cao.</w:t>
            </w:r>
          </w:p>
        </w:tc>
      </w:tr>
      <w:tr w:rsidR="00023A8C" w:rsidRPr="001B0D5B" w:rsidTr="00C616CF">
        <w:trPr>
          <w:trHeight w:val="655"/>
        </w:trPr>
        <w:tc>
          <w:tcPr>
            <w:tcW w:w="1025" w:type="dxa"/>
            <w:shd w:val="clear" w:color="auto" w:fill="auto"/>
            <w:vAlign w:val="center"/>
          </w:tcPr>
          <w:p w:rsidR="00023A8C" w:rsidRPr="00BC52F0" w:rsidRDefault="00023A8C" w:rsidP="00836AF8">
            <w:pPr>
              <w:spacing w:after="0" w:line="312" w:lineRule="auto"/>
              <w:jc w:val="center"/>
              <w:rPr>
                <w:rFonts w:ascii="Times New Roman" w:hAnsi="Times New Roman" w:cs="Times New Roman"/>
                <w:sz w:val="26"/>
                <w:szCs w:val="26"/>
              </w:rPr>
            </w:pPr>
            <w:r w:rsidRPr="00BC52F0">
              <w:rPr>
                <w:rFonts w:ascii="Times New Roman" w:hAnsi="Times New Roman" w:cs="Times New Roman"/>
                <w:sz w:val="26"/>
                <w:szCs w:val="26"/>
              </w:rPr>
              <w:t>4</w:t>
            </w:r>
          </w:p>
        </w:tc>
        <w:tc>
          <w:tcPr>
            <w:tcW w:w="2741" w:type="dxa"/>
            <w:shd w:val="clear" w:color="auto" w:fill="auto"/>
            <w:vAlign w:val="center"/>
          </w:tcPr>
          <w:p w:rsidR="00023A8C" w:rsidRPr="00BC52F0" w:rsidRDefault="00023A8C" w:rsidP="00836AF8">
            <w:pPr>
              <w:spacing w:after="0" w:line="312" w:lineRule="auto"/>
              <w:rPr>
                <w:rFonts w:ascii="Times New Roman" w:hAnsi="Times New Roman" w:cs="Times New Roman"/>
                <w:sz w:val="26"/>
                <w:szCs w:val="26"/>
              </w:rPr>
            </w:pPr>
            <w:r w:rsidRPr="00BC52F0">
              <w:rPr>
                <w:rFonts w:ascii="Times New Roman" w:hAnsi="Times New Roman" w:cs="Times New Roman"/>
                <w:sz w:val="26"/>
                <w:szCs w:val="26"/>
              </w:rPr>
              <w:t>Tương thích</w:t>
            </w:r>
          </w:p>
        </w:tc>
        <w:tc>
          <w:tcPr>
            <w:tcW w:w="5306" w:type="dxa"/>
            <w:shd w:val="clear" w:color="auto" w:fill="auto"/>
            <w:vAlign w:val="center"/>
          </w:tcPr>
          <w:p w:rsidR="00023A8C" w:rsidRPr="00BC52F0" w:rsidRDefault="00023A8C" w:rsidP="00836AF8">
            <w:pPr>
              <w:keepNext/>
              <w:spacing w:after="0" w:line="312" w:lineRule="auto"/>
              <w:jc w:val="both"/>
              <w:rPr>
                <w:rFonts w:ascii="Times New Roman" w:hAnsi="Times New Roman" w:cs="Times New Roman"/>
                <w:sz w:val="26"/>
                <w:szCs w:val="26"/>
              </w:rPr>
            </w:pPr>
            <w:r w:rsidRPr="00BC52F0">
              <w:rPr>
                <w:rFonts w:ascii="Times New Roman" w:hAnsi="Times New Roman" w:cs="Times New Roman"/>
                <w:sz w:val="26"/>
                <w:szCs w:val="26"/>
              </w:rPr>
              <w:t>Tương thích với đa phần các trình duyệt web hiện tại.</w:t>
            </w:r>
          </w:p>
        </w:tc>
      </w:tr>
    </w:tbl>
    <w:p w:rsidR="00023A8C" w:rsidRPr="006C40FD" w:rsidRDefault="006C40FD" w:rsidP="008276B0">
      <w:pPr>
        <w:pStyle w:val="Caption"/>
        <w:spacing w:before="120" w:after="120" w:line="312" w:lineRule="auto"/>
        <w:jc w:val="center"/>
        <w:rPr>
          <w:rFonts w:ascii="Times New Roman" w:hAnsi="Times New Roman" w:cs="Times New Roman"/>
          <w:color w:val="auto"/>
          <w:sz w:val="26"/>
          <w:szCs w:val="26"/>
        </w:rPr>
      </w:pPr>
      <w:bookmarkStart w:id="63" w:name="_Toc5779697"/>
      <w:bookmarkStart w:id="64" w:name="_Toc8739566"/>
      <w:bookmarkStart w:id="65" w:name="_Toc8973614"/>
      <w:r w:rsidRPr="006C40FD">
        <w:rPr>
          <w:rFonts w:ascii="Times New Roman" w:hAnsi="Times New Roman" w:cs="Times New Roman"/>
          <w:color w:val="auto"/>
          <w:sz w:val="26"/>
          <w:szCs w:val="26"/>
        </w:rPr>
        <w:t xml:space="preserve">Bảng </w:t>
      </w:r>
      <w:r w:rsidRPr="006C40FD">
        <w:rPr>
          <w:rFonts w:ascii="Times New Roman" w:hAnsi="Times New Roman" w:cs="Times New Roman"/>
          <w:color w:val="auto"/>
          <w:sz w:val="26"/>
          <w:szCs w:val="26"/>
        </w:rPr>
        <w:fldChar w:fldCharType="begin"/>
      </w:r>
      <w:r w:rsidRPr="006C40FD">
        <w:rPr>
          <w:rFonts w:ascii="Times New Roman" w:hAnsi="Times New Roman" w:cs="Times New Roman"/>
          <w:color w:val="auto"/>
          <w:sz w:val="26"/>
          <w:szCs w:val="26"/>
        </w:rPr>
        <w:instrText xml:space="preserve"> SEQ Bảng \* ARABIC </w:instrText>
      </w:r>
      <w:r w:rsidRPr="006C40FD">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2</w:t>
      </w:r>
      <w:r w:rsidRPr="006C40FD">
        <w:rPr>
          <w:rFonts w:ascii="Times New Roman" w:hAnsi="Times New Roman" w:cs="Times New Roman"/>
          <w:color w:val="auto"/>
          <w:sz w:val="26"/>
          <w:szCs w:val="26"/>
        </w:rPr>
        <w:fldChar w:fldCharType="end"/>
      </w:r>
      <w:r w:rsidRPr="006C40FD">
        <w:rPr>
          <w:rFonts w:ascii="Times New Roman" w:hAnsi="Times New Roman" w:cs="Times New Roman"/>
          <w:color w:val="auto"/>
          <w:sz w:val="26"/>
          <w:szCs w:val="26"/>
        </w:rPr>
        <w:t>. Các yêu cầu phi chức năng của ứng dụng</w:t>
      </w:r>
      <w:bookmarkEnd w:id="63"/>
      <w:bookmarkEnd w:id="64"/>
      <w:bookmarkEnd w:id="65"/>
    </w:p>
    <w:p w:rsidR="0019626B" w:rsidRDefault="0019626B" w:rsidP="00CC70B0">
      <w:pPr>
        <w:pStyle w:val="Heading2"/>
        <w:ind w:firstLine="720"/>
      </w:pPr>
      <w:bookmarkStart w:id="66" w:name="_Toc8936956"/>
      <w:r>
        <w:t>2.3. Phân tích thiết kế hệ thống</w:t>
      </w:r>
      <w:bookmarkEnd w:id="66"/>
    </w:p>
    <w:p w:rsidR="00413DCE" w:rsidRPr="00836AF8" w:rsidRDefault="00413DCE" w:rsidP="00836AF8">
      <w:pPr>
        <w:spacing w:after="0" w:line="312" w:lineRule="auto"/>
        <w:jc w:val="both"/>
        <w:rPr>
          <w:rFonts w:ascii="Times New Roman" w:hAnsi="Times New Roman" w:cs="Times New Roman"/>
          <w:sz w:val="26"/>
          <w:szCs w:val="26"/>
        </w:rPr>
      </w:pPr>
      <w:r>
        <w:tab/>
      </w:r>
      <w:r w:rsidRPr="00836AF8">
        <w:rPr>
          <w:rFonts w:ascii="Times New Roman" w:hAnsi="Times New Roman" w:cs="Times New Roman"/>
          <w:sz w:val="26"/>
          <w:szCs w:val="26"/>
        </w:rPr>
        <w:t>Hệ thống chỉ bao gồm một tác nhân chính là Người sử dụng có quyền truy cập hệ thống.</w:t>
      </w:r>
    </w:p>
    <w:p w:rsidR="00413DCE" w:rsidRPr="00836AF8" w:rsidRDefault="00413DCE" w:rsidP="00836AF8">
      <w:pPr>
        <w:spacing w:after="0" w:line="312" w:lineRule="auto"/>
        <w:jc w:val="both"/>
        <w:rPr>
          <w:rFonts w:ascii="Times New Roman" w:hAnsi="Times New Roman" w:cs="Times New Roman"/>
          <w:sz w:val="26"/>
          <w:szCs w:val="26"/>
        </w:rPr>
      </w:pPr>
      <w:r w:rsidRPr="00836AF8">
        <w:rPr>
          <w:rFonts w:ascii="Times New Roman" w:hAnsi="Times New Roman" w:cs="Times New Roman"/>
          <w:sz w:val="26"/>
          <w:szCs w:val="26"/>
        </w:rPr>
        <w:tab/>
        <w:t>Người sử dụng sau khi thực hiện đăng nhập hệ thống có thể thực hiện các chức năng như: Quản lý thông tin tuyến đường; Quản lý thông tin ban đầu của tài sản cầu đường bộ; Quản lý thông tin Lịch sử duy tu bảo dưỡng và sửa chữa; Quản lý thông tin Kiểm tra, kiểm định và Quản lý các thông tin chung khác.</w:t>
      </w:r>
    </w:p>
    <w:p w:rsidR="00BF6B14" w:rsidRDefault="00E042BC" w:rsidP="00BF6B14">
      <w:pPr>
        <w:pStyle w:val="Heading4"/>
      </w:pPr>
      <w:r>
        <w:lastRenderedPageBreak/>
        <w:tab/>
        <w:t>2.3.1. Mô hình hóa chức năng</w:t>
      </w:r>
    </w:p>
    <w:p w:rsidR="00BF6B14" w:rsidRPr="00BF6B14" w:rsidRDefault="00BF6B14" w:rsidP="00BF6B14"/>
    <w:p w:rsidR="00916F00" w:rsidRDefault="00BF6B14" w:rsidP="00F44003">
      <w:r>
        <w:rPr>
          <w:noProof/>
        </w:rPr>
        <mc:AlternateContent>
          <mc:Choice Requires="wps">
            <w:drawing>
              <wp:anchor distT="0" distB="0" distL="114300" distR="114300" simplePos="0" relativeHeight="251659264" behindDoc="0" locked="0" layoutInCell="1" allowOverlap="1" wp14:anchorId="325B8F3E" wp14:editId="7D931171">
                <wp:simplePos x="0" y="0"/>
                <wp:positionH relativeFrom="column">
                  <wp:posOffset>310515</wp:posOffset>
                </wp:positionH>
                <wp:positionV relativeFrom="paragraph">
                  <wp:posOffset>368935</wp:posOffset>
                </wp:positionV>
                <wp:extent cx="0" cy="2038350"/>
                <wp:effectExtent l="0" t="0" r="19050" b="19050"/>
                <wp:wrapNone/>
                <wp:docPr id="46" name="Straight Connector 46"/>
                <wp:cNvGraphicFramePr/>
                <a:graphic xmlns:a="http://schemas.openxmlformats.org/drawingml/2006/main">
                  <a:graphicData uri="http://schemas.microsoft.com/office/word/2010/wordprocessingShape">
                    <wps:wsp>
                      <wps:cNvCnPr/>
                      <wps:spPr>
                        <a:xfrm>
                          <a:off x="0" y="0"/>
                          <a:ext cx="0" cy="2038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126131B0" id="Straight Connector 4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5pt,29.05pt" to="24.45pt,18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" strokecolor="black [3200]" strokeweight=".5pt">
                <v:stroke joinstyle="miter"/>
              </v:line>
            </w:pict>
          </mc:Fallback>
        </mc:AlternateContent>
      </w:r>
      <w:r w:rsidR="00126603">
        <w:rPr>
          <w:noProof/>
        </w:rPr>
        <mc:AlternateContent>
          <mc:Choice Requires="wps">
            <w:drawing>
              <wp:anchor distT="0" distB="0" distL="114300" distR="114300" simplePos="0" relativeHeight="251674624" behindDoc="0" locked="0" layoutInCell="1" allowOverlap="1" wp14:anchorId="0E1106AD" wp14:editId="3E39E09B">
                <wp:simplePos x="0" y="0"/>
                <wp:positionH relativeFrom="column">
                  <wp:posOffset>310515</wp:posOffset>
                </wp:positionH>
                <wp:positionV relativeFrom="paragraph">
                  <wp:posOffset>5123180</wp:posOffset>
                </wp:positionV>
                <wp:extent cx="1962785" cy="0"/>
                <wp:effectExtent l="0" t="0" r="18415" b="19050"/>
                <wp:wrapNone/>
                <wp:docPr id="67" name="Straight Connector 67"/>
                <wp:cNvGraphicFramePr/>
                <a:graphic xmlns:a="http://schemas.openxmlformats.org/drawingml/2006/main">
                  <a:graphicData uri="http://schemas.microsoft.com/office/word/2010/wordprocessingShape">
                    <wps:wsp>
                      <wps:cNvCnPr/>
                      <wps:spPr>
                        <a:xfrm flipH="1">
                          <a:off x="0" y="0"/>
                          <a:ext cx="19627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7ABC9A84" id="Straight Connector 67"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24.45pt,403.4pt" to="179pt,4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" strokecolor="black [3200]" strokeweight=".5pt">
                <v:stroke joinstyle="miter"/>
              </v:line>
            </w:pict>
          </mc:Fallback>
        </mc:AlternateContent>
      </w:r>
      <w:r w:rsidR="00126603">
        <w:rPr>
          <w:noProof/>
        </w:rPr>
        <mc:AlternateContent>
          <mc:Choice Requires="wps">
            <w:drawing>
              <wp:anchor distT="0" distB="0" distL="114300" distR="114300" simplePos="0" relativeHeight="251675648" behindDoc="0" locked="0" layoutInCell="1" allowOverlap="1" wp14:anchorId="4D6A7845" wp14:editId="0894C05E">
                <wp:simplePos x="0" y="0"/>
                <wp:positionH relativeFrom="column">
                  <wp:posOffset>310515</wp:posOffset>
                </wp:positionH>
                <wp:positionV relativeFrom="paragraph">
                  <wp:posOffset>2969895</wp:posOffset>
                </wp:positionV>
                <wp:extent cx="0" cy="2152651"/>
                <wp:effectExtent l="76200" t="38100" r="57150" b="19050"/>
                <wp:wrapNone/>
                <wp:docPr id="68" name="Straight Arrow Connector 68"/>
                <wp:cNvGraphicFramePr/>
                <a:graphic xmlns:a="http://schemas.openxmlformats.org/drawingml/2006/main">
                  <a:graphicData uri="http://schemas.microsoft.com/office/word/2010/wordprocessingShape">
                    <wps:wsp>
                      <wps:cNvCnPr/>
                      <wps:spPr>
                        <a:xfrm flipV="1">
                          <a:off x="0" y="0"/>
                          <a:ext cx="0" cy="21526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type w14:anchorId="34020DD5" id="_x0000_t32" coordsize="21600,21600" o:spt="32" o:oned="t" path="m,l21600,21600e" filled="f">
                <v:path arrowok="t" fillok="f" o:connecttype="none"/>
                <o:lock v:ext="edit" shapetype="t"/>
              </v:shapetype>
              <v:shape id="Straight Arrow Connector 68" o:spid="_x0000_s1026" type="#_x0000_t32" style="position:absolute;margin-left:24.45pt;margin-top:233.85pt;width:0;height:169.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" strokecolor="black [3200]" strokeweight=".5pt">
                <v:stroke endarrow="block" joinstyle="miter"/>
              </v:shape>
            </w:pict>
          </mc:Fallback>
        </mc:AlternateContent>
      </w:r>
      <w:r w:rsidR="00580717">
        <w:rPr>
          <w:noProof/>
        </w:rPr>
        <mc:AlternateContent>
          <mc:Choice Requires="wps">
            <w:drawing>
              <wp:anchor distT="0" distB="0" distL="114300" distR="114300" simplePos="0" relativeHeight="251673600" behindDoc="0" locked="0" layoutInCell="1" allowOverlap="1" wp14:anchorId="4DA48CB2" wp14:editId="3CB66B7F">
                <wp:simplePos x="0" y="0"/>
                <wp:positionH relativeFrom="column">
                  <wp:posOffset>4806315</wp:posOffset>
                </wp:positionH>
                <wp:positionV relativeFrom="paragraph">
                  <wp:posOffset>3018155</wp:posOffset>
                </wp:positionV>
                <wp:extent cx="0" cy="857250"/>
                <wp:effectExtent l="76200" t="38100" r="57150" b="19050"/>
                <wp:wrapNone/>
                <wp:docPr id="66" name="Straight Arrow Connector 66"/>
                <wp:cNvGraphicFramePr/>
                <a:graphic xmlns:a="http://schemas.openxmlformats.org/drawingml/2006/main">
                  <a:graphicData uri="http://schemas.microsoft.com/office/word/2010/wordprocessingShape">
                    <wps:wsp>
                      <wps:cNvCnPr/>
                      <wps:spPr>
                        <a:xfrm flipV="1">
                          <a:off x="0" y="0"/>
                          <a:ext cx="0" cy="857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4E98EE6C" id="Straight Arrow Connector 66" o:spid="_x0000_s1026" type="#_x0000_t32" style="position:absolute;margin-left:378.45pt;margin-top:237.65pt;width:0;height:67.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" strokecolor="black [3200]" strokeweight=".5pt">
                <v:stroke endarrow="block" joinstyle="miter"/>
              </v:shape>
            </w:pict>
          </mc:Fallback>
        </mc:AlternateContent>
      </w:r>
      <w:r w:rsidR="00580717">
        <w:rPr>
          <w:noProof/>
        </w:rPr>
        <mc:AlternateContent>
          <mc:Choice Requires="wps">
            <w:drawing>
              <wp:anchor distT="0" distB="0" distL="114300" distR="114300" simplePos="0" relativeHeight="251672576" behindDoc="0" locked="0" layoutInCell="1" allowOverlap="1" wp14:anchorId="3D46B104" wp14:editId="5C01C40A">
                <wp:simplePos x="0" y="0"/>
                <wp:positionH relativeFrom="column">
                  <wp:posOffset>3739515</wp:posOffset>
                </wp:positionH>
                <wp:positionV relativeFrom="paragraph">
                  <wp:posOffset>3875405</wp:posOffset>
                </wp:positionV>
                <wp:extent cx="1066800" cy="0"/>
                <wp:effectExtent l="0" t="0" r="19050" b="19050"/>
                <wp:wrapNone/>
                <wp:docPr id="65" name="Straight Connector 65"/>
                <wp:cNvGraphicFramePr/>
                <a:graphic xmlns:a="http://schemas.openxmlformats.org/drawingml/2006/main">
                  <a:graphicData uri="http://schemas.microsoft.com/office/word/2010/wordprocessingShape">
                    <wps:wsp>
                      <wps:cNvCnPr/>
                      <wps:spPr>
                        <a:xfrm>
                          <a:off x="0" y="0"/>
                          <a:ext cx="106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6D37033D" id="Straight Connector 65"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94.45pt,305.15pt" to="378.45pt,3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" strokecolor="black [3200]" strokeweight=".5pt">
                <v:stroke joinstyle="miter"/>
              </v:line>
            </w:pict>
          </mc:Fallback>
        </mc:AlternateContent>
      </w:r>
      <w:r w:rsidR="00436255">
        <w:rPr>
          <w:noProof/>
        </w:rPr>
        <mc:AlternateContent>
          <mc:Choice Requires="wps">
            <w:drawing>
              <wp:anchor distT="0" distB="0" distL="114300" distR="114300" simplePos="0" relativeHeight="251671552" behindDoc="0" locked="0" layoutInCell="1" allowOverlap="1" wp14:anchorId="4ACA8874" wp14:editId="56E1954B">
                <wp:simplePos x="0" y="0"/>
                <wp:positionH relativeFrom="column">
                  <wp:posOffset>662940</wp:posOffset>
                </wp:positionH>
                <wp:positionV relativeFrom="paragraph">
                  <wp:posOffset>3836670</wp:posOffset>
                </wp:positionV>
                <wp:extent cx="1676400" cy="0"/>
                <wp:effectExtent l="0" t="76200" r="19050" b="95250"/>
                <wp:wrapNone/>
                <wp:docPr id="62" name="Straight Arrow Connector 62"/>
                <wp:cNvGraphicFramePr/>
                <a:graphic xmlns:a="http://schemas.openxmlformats.org/drawingml/2006/main">
                  <a:graphicData uri="http://schemas.microsoft.com/office/word/2010/wordprocessingShape">
                    <wps:wsp>
                      <wps:cNvCnPr/>
                      <wps:spPr>
                        <a:xfrm>
                          <a:off x="0" y="0"/>
                          <a:ext cx="1676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251AC1CB" id="Straight Arrow Connector 62" o:spid="_x0000_s1026" type="#_x0000_t32" style="position:absolute;margin-left:52.2pt;margin-top:302.1pt;width:132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" strokecolor="black [3200]" strokeweight=".5pt">
                <v:stroke endarrow="block" joinstyle="miter"/>
              </v:shape>
            </w:pict>
          </mc:Fallback>
        </mc:AlternateContent>
      </w:r>
      <w:r w:rsidR="00436255">
        <w:rPr>
          <w:noProof/>
        </w:rPr>
        <mc:AlternateContent>
          <mc:Choice Requires="wps">
            <w:drawing>
              <wp:anchor distT="0" distB="0" distL="114300" distR="114300" simplePos="0" relativeHeight="251670528" behindDoc="0" locked="0" layoutInCell="1" allowOverlap="1" wp14:anchorId="27293F35" wp14:editId="746A8960">
                <wp:simplePos x="0" y="0"/>
                <wp:positionH relativeFrom="column">
                  <wp:posOffset>662940</wp:posOffset>
                </wp:positionH>
                <wp:positionV relativeFrom="paragraph">
                  <wp:posOffset>2969894</wp:posOffset>
                </wp:positionV>
                <wp:extent cx="0" cy="866776"/>
                <wp:effectExtent l="0" t="0" r="19050" b="28575"/>
                <wp:wrapNone/>
                <wp:docPr id="60" name="Straight Connector 60"/>
                <wp:cNvGraphicFramePr/>
                <a:graphic xmlns:a="http://schemas.openxmlformats.org/drawingml/2006/main">
                  <a:graphicData uri="http://schemas.microsoft.com/office/word/2010/wordprocessingShape">
                    <wps:wsp>
                      <wps:cNvCnPr/>
                      <wps:spPr>
                        <a:xfrm>
                          <a:off x="0" y="0"/>
                          <a:ext cx="0" cy="8667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7B33BEF9" id="Straight Connector 6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52.2pt,233.85pt" to="52.2pt,3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" strokecolor="black [3200]" strokeweight=".5pt">
                <v:stroke joinstyle="miter"/>
              </v:line>
            </w:pict>
          </mc:Fallback>
        </mc:AlternateContent>
      </w:r>
      <w:r w:rsidR="00436255">
        <w:rPr>
          <w:noProof/>
        </w:rPr>
        <mc:AlternateContent>
          <mc:Choice Requires="wps">
            <w:drawing>
              <wp:anchor distT="0" distB="0" distL="114300" distR="114300" simplePos="0" relativeHeight="251669504" behindDoc="0" locked="0" layoutInCell="1" allowOverlap="1" wp14:anchorId="36251FC3" wp14:editId="4940474B">
                <wp:simplePos x="0" y="0"/>
                <wp:positionH relativeFrom="column">
                  <wp:posOffset>3692525</wp:posOffset>
                </wp:positionH>
                <wp:positionV relativeFrom="paragraph">
                  <wp:posOffset>5179695</wp:posOffset>
                </wp:positionV>
                <wp:extent cx="1713865" cy="0"/>
                <wp:effectExtent l="38100" t="76200" r="0" b="95250"/>
                <wp:wrapNone/>
                <wp:docPr id="59" name="Straight Arrow Connector 59"/>
                <wp:cNvGraphicFramePr/>
                <a:graphic xmlns:a="http://schemas.openxmlformats.org/drawingml/2006/main">
                  <a:graphicData uri="http://schemas.microsoft.com/office/word/2010/wordprocessingShape">
                    <wps:wsp>
                      <wps:cNvCnPr/>
                      <wps:spPr>
                        <a:xfrm flipH="1">
                          <a:off x="0" y="0"/>
                          <a:ext cx="17138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2BC82982" id="Straight Arrow Connector 59" o:spid="_x0000_s1026" type="#_x0000_t32" style="position:absolute;margin-left:290.75pt;margin-top:407.85pt;width:134.95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" strokecolor="black [3200]" strokeweight=".5pt">
                <v:stroke endarrow="block" joinstyle="miter"/>
              </v:shape>
            </w:pict>
          </mc:Fallback>
        </mc:AlternateContent>
      </w:r>
      <w:r w:rsidR="00436255">
        <w:rPr>
          <w:noProof/>
        </w:rPr>
        <mc:AlternateContent>
          <mc:Choice Requires="wps">
            <w:drawing>
              <wp:anchor distT="0" distB="0" distL="114300" distR="114300" simplePos="0" relativeHeight="251668480" behindDoc="0" locked="0" layoutInCell="1" allowOverlap="1" wp14:anchorId="41FBDEB7" wp14:editId="769BDD7B">
                <wp:simplePos x="0" y="0"/>
                <wp:positionH relativeFrom="column">
                  <wp:posOffset>5396865</wp:posOffset>
                </wp:positionH>
                <wp:positionV relativeFrom="paragraph">
                  <wp:posOffset>3007995</wp:posOffset>
                </wp:positionV>
                <wp:extent cx="0" cy="2171700"/>
                <wp:effectExtent l="0" t="0" r="19050" b="19050"/>
                <wp:wrapNone/>
                <wp:docPr id="58" name="Straight Connector 58"/>
                <wp:cNvGraphicFramePr/>
                <a:graphic xmlns:a="http://schemas.openxmlformats.org/drawingml/2006/main">
                  <a:graphicData uri="http://schemas.microsoft.com/office/word/2010/wordprocessingShape">
                    <wps:wsp>
                      <wps:cNvCnPr/>
                      <wps:spPr>
                        <a:xfrm>
                          <a:off x="0" y="0"/>
                          <a:ext cx="0" cy="2171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77534F72" id="Straight Connector 5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4.95pt,236.85pt" to="424.95pt,4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" strokecolor="black [3200]" strokeweight=".5pt">
                <v:stroke joinstyle="miter"/>
              </v:line>
            </w:pict>
          </mc:Fallback>
        </mc:AlternateContent>
      </w:r>
      <w:r w:rsidR="00436255">
        <w:rPr>
          <w:noProof/>
        </w:rPr>
        <mc:AlternateContent>
          <mc:Choice Requires="wps">
            <w:drawing>
              <wp:anchor distT="0" distB="0" distL="114300" distR="114300" simplePos="0" relativeHeight="251667456" behindDoc="0" locked="0" layoutInCell="1" allowOverlap="1" wp14:anchorId="548CB111" wp14:editId="3471BCE8">
                <wp:simplePos x="0" y="0"/>
                <wp:positionH relativeFrom="column">
                  <wp:posOffset>3692525</wp:posOffset>
                </wp:positionH>
                <wp:positionV relativeFrom="paragraph">
                  <wp:posOffset>2693670</wp:posOffset>
                </wp:positionV>
                <wp:extent cx="828040" cy="0"/>
                <wp:effectExtent l="0" t="76200" r="10160" b="95250"/>
                <wp:wrapNone/>
                <wp:docPr id="57" name="Straight Arrow Connector 57"/>
                <wp:cNvGraphicFramePr/>
                <a:graphic xmlns:a="http://schemas.openxmlformats.org/drawingml/2006/main">
                  <a:graphicData uri="http://schemas.microsoft.com/office/word/2010/wordprocessingShape">
                    <wps:wsp>
                      <wps:cNvCnPr/>
                      <wps:spPr>
                        <a:xfrm>
                          <a:off x="0" y="0"/>
                          <a:ext cx="828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250CB7B2" id="Straight Arrow Connector 57" o:spid="_x0000_s1026" type="#_x0000_t32" style="position:absolute;margin-left:290.75pt;margin-top:212.1pt;width:65.2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" strokecolor="black [3200]" strokeweight=".5pt">
                <v:stroke endarrow="block" joinstyle="miter"/>
              </v:shape>
            </w:pict>
          </mc:Fallback>
        </mc:AlternateContent>
      </w:r>
      <w:r w:rsidR="00436255">
        <w:rPr>
          <w:noProof/>
        </w:rPr>
        <mc:AlternateContent>
          <mc:Choice Requires="wps">
            <w:drawing>
              <wp:anchor distT="0" distB="0" distL="114300" distR="114300" simplePos="0" relativeHeight="251666432" behindDoc="0" locked="0" layoutInCell="1" allowOverlap="1" wp14:anchorId="0A68E10F" wp14:editId="748EA894">
                <wp:simplePos x="0" y="0"/>
                <wp:positionH relativeFrom="column">
                  <wp:posOffset>4853940</wp:posOffset>
                </wp:positionH>
                <wp:positionV relativeFrom="paragraph">
                  <wp:posOffset>1511935</wp:posOffset>
                </wp:positionV>
                <wp:extent cx="9525" cy="942975"/>
                <wp:effectExtent l="38100" t="0" r="66675" b="47625"/>
                <wp:wrapNone/>
                <wp:docPr id="55" name="Straight Arrow Connector 55"/>
                <wp:cNvGraphicFramePr/>
                <a:graphic xmlns:a="http://schemas.openxmlformats.org/drawingml/2006/main">
                  <a:graphicData uri="http://schemas.microsoft.com/office/word/2010/wordprocessingShape">
                    <wps:wsp>
                      <wps:cNvCnPr/>
                      <wps:spPr>
                        <a:xfrm>
                          <a:off x="0" y="0"/>
                          <a:ext cx="9525" cy="942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7F18AC21" id="Straight Arrow Connector 55" o:spid="_x0000_s1026" type="#_x0000_t32" style="position:absolute;margin-left:382.2pt;margin-top:119.05pt;width:.75pt;height:74.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" strokecolor="black [3200]" strokeweight=".5pt">
                <v:stroke endarrow="block" joinstyle="miter"/>
              </v:shape>
            </w:pict>
          </mc:Fallback>
        </mc:AlternateContent>
      </w:r>
      <w:r w:rsidR="00436255">
        <w:rPr>
          <w:noProof/>
        </w:rPr>
        <mc:AlternateContent>
          <mc:Choice Requires="wps">
            <w:drawing>
              <wp:anchor distT="0" distB="0" distL="114300" distR="114300" simplePos="0" relativeHeight="251665408" behindDoc="0" locked="0" layoutInCell="1" allowOverlap="1" wp14:anchorId="1FE63572" wp14:editId="5D9D1DAB">
                <wp:simplePos x="0" y="0"/>
                <wp:positionH relativeFrom="column">
                  <wp:posOffset>3720464</wp:posOffset>
                </wp:positionH>
                <wp:positionV relativeFrom="paragraph">
                  <wp:posOffset>1512570</wp:posOffset>
                </wp:positionV>
                <wp:extent cx="1133475" cy="0"/>
                <wp:effectExtent l="0" t="0" r="28575" b="19050"/>
                <wp:wrapNone/>
                <wp:docPr id="53" name="Straight Connector 53"/>
                <wp:cNvGraphicFramePr/>
                <a:graphic xmlns:a="http://schemas.openxmlformats.org/drawingml/2006/main">
                  <a:graphicData uri="http://schemas.microsoft.com/office/word/2010/wordprocessingShape">
                    <wps:wsp>
                      <wps:cNvCnPr/>
                      <wps:spPr>
                        <a:xfrm>
                          <a:off x="0" y="0"/>
                          <a:ext cx="1133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line w14:anchorId="6F0AFCDB" id="Straight Connector 5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92.95pt,119.1pt" to="382.2pt,1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" strokecolor="black [3200]" strokeweight=".5pt">
                <v:stroke joinstyle="miter"/>
              </v:line>
            </w:pict>
          </mc:Fallback>
        </mc:AlternateContent>
      </w:r>
      <w:r w:rsidR="00436255">
        <w:rPr>
          <w:noProof/>
        </w:rPr>
        <mc:AlternateContent>
          <mc:Choice Requires="wps">
            <w:drawing>
              <wp:anchor distT="0" distB="0" distL="114300" distR="114300" simplePos="0" relativeHeight="251664384" behindDoc="0" locked="0" layoutInCell="1" allowOverlap="1" wp14:anchorId="6F881F5B" wp14:editId="5427D806">
                <wp:simplePos x="0" y="0"/>
                <wp:positionH relativeFrom="column">
                  <wp:posOffset>5368290</wp:posOffset>
                </wp:positionH>
                <wp:positionV relativeFrom="paragraph">
                  <wp:posOffset>398145</wp:posOffset>
                </wp:positionV>
                <wp:extent cx="0" cy="2038350"/>
                <wp:effectExtent l="76200" t="0" r="57150" b="57150"/>
                <wp:wrapNone/>
                <wp:docPr id="52" name="Straight Arrow Connector 52"/>
                <wp:cNvGraphicFramePr/>
                <a:graphic xmlns:a="http://schemas.openxmlformats.org/drawingml/2006/main">
                  <a:graphicData uri="http://schemas.microsoft.com/office/word/2010/wordprocessingShape">
                    <wps:wsp>
                      <wps:cNvCnPr/>
                      <wps:spPr>
                        <a:xfrm>
                          <a:off x="0" y="0"/>
                          <a:ext cx="0" cy="2038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2B501B5C" id="Straight Arrow Connector 52" o:spid="_x0000_s1026" type="#_x0000_t32" style="position:absolute;margin-left:422.7pt;margin-top:31.35pt;width:0;height:16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" strokecolor="black [3200]" strokeweight=".5pt">
                <v:stroke endarrow="block" joinstyle="miter"/>
              </v:shape>
            </w:pict>
          </mc:Fallback>
        </mc:AlternateContent>
      </w:r>
      <w:r w:rsidR="001631E4">
        <w:rPr>
          <w:noProof/>
        </w:rPr>
        <mc:AlternateContent>
          <mc:Choice Requires="wps">
            <w:drawing>
              <wp:anchor distT="0" distB="0" distL="114300" distR="114300" simplePos="0" relativeHeight="251663360" behindDoc="0" locked="0" layoutInCell="1" allowOverlap="1" wp14:anchorId="179742A9" wp14:editId="20E51720">
                <wp:simplePos x="0" y="0"/>
                <wp:positionH relativeFrom="column">
                  <wp:posOffset>662305</wp:posOffset>
                </wp:positionH>
                <wp:positionV relativeFrom="paragraph">
                  <wp:posOffset>1474470</wp:posOffset>
                </wp:positionV>
                <wp:extent cx="1666875" cy="0"/>
                <wp:effectExtent l="0" t="76200" r="9525" b="95250"/>
                <wp:wrapNone/>
                <wp:docPr id="51" name="Straight Arrow Connector 51"/>
                <wp:cNvGraphicFramePr/>
                <a:graphic xmlns:a="http://schemas.openxmlformats.org/drawingml/2006/main">
                  <a:graphicData uri="http://schemas.microsoft.com/office/word/2010/wordprocessingShape">
                    <wps:wsp>
                      <wps:cNvCnPr/>
                      <wps:spPr>
                        <a:xfrm>
                          <a:off x="0" y="0"/>
                          <a:ext cx="1666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1A95F8C3" id="Straight Arrow Connector 51" o:spid="_x0000_s1026" type="#_x0000_t32" style="position:absolute;margin-left:52.15pt;margin-top:116.1pt;width:131.2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" strokecolor="black [3200]" strokeweight=".5pt">
                <v:stroke endarrow="block" joinstyle="miter"/>
              </v:shape>
            </w:pict>
          </mc:Fallback>
        </mc:AlternateContent>
      </w:r>
      <w:r w:rsidR="001631E4">
        <w:rPr>
          <w:noProof/>
        </w:rPr>
        <mc:AlternateContent>
          <mc:Choice Requires="wps">
            <w:drawing>
              <wp:anchor distT="0" distB="0" distL="114300" distR="114300" simplePos="0" relativeHeight="251661312" behindDoc="0" locked="0" layoutInCell="1" allowOverlap="1" wp14:anchorId="0FB4F647" wp14:editId="2C58B87E">
                <wp:simplePos x="0" y="0"/>
                <wp:positionH relativeFrom="column">
                  <wp:posOffset>662940</wp:posOffset>
                </wp:positionH>
                <wp:positionV relativeFrom="paragraph">
                  <wp:posOffset>1473835</wp:posOffset>
                </wp:positionV>
                <wp:extent cx="0" cy="962025"/>
                <wp:effectExtent l="0" t="0" r="19050" b="28575"/>
                <wp:wrapNone/>
                <wp:docPr id="48" name="Straight Connector 48"/>
                <wp:cNvGraphicFramePr/>
                <a:graphic xmlns:a="http://schemas.openxmlformats.org/drawingml/2006/main">
                  <a:graphicData uri="http://schemas.microsoft.com/office/word/2010/wordprocessingShape">
                    <wps:wsp>
                      <wps:cNvCnPr/>
                      <wps:spPr>
                        <a:xfrm>
                          <a:off x="0" y="0"/>
                          <a:ext cx="0" cy="962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cx="http://schemas.microsoft.com/office/drawing/2014/chartex">
            <w:pict>
              <v:line w14:anchorId="206D3DED" id="Straight Connector 48"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2pt,116.05pt" to="52.2pt,1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" strokecolor="black [3200]" strokeweight=".5pt">
                <v:stroke joinstyle="miter"/>
              </v:line>
            </w:pict>
          </mc:Fallback>
        </mc:AlternateContent>
      </w:r>
      <w:r w:rsidR="001631E4">
        <w:rPr>
          <w:noProof/>
        </w:rPr>
        <mc:AlternateContent>
          <mc:Choice Requires="wps">
            <w:drawing>
              <wp:anchor distT="0" distB="0" distL="114300" distR="114300" simplePos="0" relativeHeight="251662336" behindDoc="0" locked="0" layoutInCell="1" allowOverlap="1" wp14:anchorId="62AA842D" wp14:editId="429D9A59">
                <wp:simplePos x="0" y="0"/>
                <wp:positionH relativeFrom="column">
                  <wp:posOffset>1024255</wp:posOffset>
                </wp:positionH>
                <wp:positionV relativeFrom="paragraph">
                  <wp:posOffset>2683510</wp:posOffset>
                </wp:positionV>
                <wp:extent cx="1296035" cy="0"/>
                <wp:effectExtent l="0" t="76200" r="18415" b="95250"/>
                <wp:wrapNone/>
                <wp:docPr id="50" name="Straight Arrow Connector 50"/>
                <wp:cNvGraphicFramePr/>
                <a:graphic xmlns:a="http://schemas.openxmlformats.org/drawingml/2006/main">
                  <a:graphicData uri="http://schemas.microsoft.com/office/word/2010/wordprocessingShape">
                    <wps:wsp>
                      <wps:cNvCnPr/>
                      <wps:spPr>
                        <a:xfrm>
                          <a:off x="0" y="0"/>
                          <a:ext cx="12960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4DFB081B" id="Straight Arrow Connector 50" o:spid="_x0000_s1026" type="#_x0000_t32" style="position:absolute;margin-left:80.65pt;margin-top:211.3pt;width:102.0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" strokecolor="black [3200]" strokeweight=".5pt">
                <v:stroke endarrow="block" joinstyle="miter"/>
              </v:shape>
            </w:pict>
          </mc:Fallback>
        </mc:AlternateContent>
      </w:r>
      <w:r w:rsidR="008B1B7C">
        <w:rPr>
          <w:noProof/>
        </w:rPr>
        <mc:AlternateContent>
          <mc:Choice Requires="wpg">
            <w:drawing>
              <wp:inline distT="0" distB="0" distL="0" distR="0" wp14:anchorId="333726AB" wp14:editId="65D33BE5">
                <wp:extent cx="5753100" cy="5534025"/>
                <wp:effectExtent l="0" t="0" r="19050" b="28575"/>
                <wp:docPr id="8" name="Group 8"/>
                <wp:cNvGraphicFramePr/>
                <a:graphic xmlns:a="http://schemas.openxmlformats.org/drawingml/2006/main">
                  <a:graphicData uri="http://schemas.microsoft.com/office/word/2010/wordprocessingGroup">
                    <wpg:wgp>
                      <wpg:cNvGrpSpPr/>
                      <wpg:grpSpPr>
                        <a:xfrm>
                          <a:off x="0" y="0"/>
                          <a:ext cx="5753100" cy="5534025"/>
                          <a:chOff x="-47625" y="-38099"/>
                          <a:chExt cx="5753100" cy="5534025"/>
                        </a:xfrm>
                      </wpg:grpSpPr>
                      <wps:wsp>
                        <wps:cNvPr id="9" name="Text Box 9"/>
                        <wps:cNvSpPr txBox="1"/>
                        <wps:spPr>
                          <a:xfrm>
                            <a:off x="4578350" y="2512201"/>
                            <a:ext cx="11271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6E47" w:rsidRPr="00944A3F" w:rsidRDefault="00F86E47" w:rsidP="008B1B7C">
                              <w:pPr>
                                <w:rPr>
                                  <w:rFonts w:ascii="Times New Roman" w:hAnsi="Times New Roman" w:cs="Times New Roman"/>
                                  <w:b/>
                                  <w:sz w:val="26"/>
                                  <w:szCs w:val="26"/>
                                  <w:lang w:val="vi-VN"/>
                                </w:rPr>
                              </w:pPr>
                              <w:r w:rsidRPr="00944A3F">
                                <w:rPr>
                                  <w:rFonts w:ascii="Times New Roman" w:hAnsi="Times New Roman" w:cs="Times New Roman"/>
                                  <w:b/>
                                  <w:sz w:val="26"/>
                                  <w:szCs w:val="26"/>
                                  <w:lang w:val="vi-VN"/>
                                </w:rPr>
                                <w:t>Cơ sở dữ liệu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10" name="Group 10"/>
                        <wpg:cNvGrpSpPr/>
                        <wpg:grpSpPr>
                          <a:xfrm>
                            <a:off x="-47625" y="-38099"/>
                            <a:ext cx="5753100" cy="5534025"/>
                            <a:chOff x="-47625" y="-38099"/>
                            <a:chExt cx="5753100" cy="5534025"/>
                          </a:xfrm>
                        </wpg:grpSpPr>
                        <wps:wsp>
                          <wps:cNvPr id="11" name="Text Box 11"/>
                          <wps:cNvSpPr txBox="1"/>
                          <wps:spPr>
                            <a:xfrm>
                              <a:off x="742950" y="57077"/>
                              <a:ext cx="107696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6E47" w:rsidRPr="00FD0553" w:rsidRDefault="00F86E47"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F86E47" w:rsidRPr="00FD0553" w:rsidRDefault="00F86E47" w:rsidP="008B1B7C">
                                <w:pPr>
                                  <w:rPr>
                                    <w:rFonts w:ascii="Times New Roman" w:hAnsi="Times New Roman" w:cs="Times New Roman"/>
                                    <w:sz w:val="26"/>
                                    <w:szCs w:val="26"/>
                                  </w:rPr>
                                </w:pPr>
                                <w:r w:rsidRPr="00FD0553">
                                  <w:rPr>
                                    <w:rFonts w:ascii="Times New Roman" w:hAnsi="Times New Roman" w:cs="Times New Roman"/>
                                    <w:sz w:val="26"/>
                                    <w:szCs w:val="26"/>
                                  </w:rPr>
                                  <w:t>T</w:t>
                                </w:r>
                                <w:r>
                                  <w:rPr>
                                    <w:rFonts w:ascii="Times New Roman" w:hAnsi="Times New Roman" w:cs="Times New Roman"/>
                                    <w:sz w:val="26"/>
                                    <w:szCs w:val="26"/>
                                  </w:rPr>
                                  <w:t>uyến đường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14" name="Group 14"/>
                          <wpg:cNvGrpSpPr/>
                          <wpg:grpSpPr>
                            <a:xfrm>
                              <a:off x="-47625" y="-38099"/>
                              <a:ext cx="5753100" cy="5534025"/>
                              <a:chOff x="-47625" y="-38099"/>
                              <a:chExt cx="5753100" cy="5534025"/>
                            </a:xfrm>
                          </wpg:grpSpPr>
                          <wps:wsp>
                            <wps:cNvPr id="15" name="Text Box 15"/>
                            <wps:cNvSpPr txBox="1"/>
                            <wps:spPr>
                              <a:xfrm>
                                <a:off x="1257300" y="2352675"/>
                                <a:ext cx="836295"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6E47" w:rsidRPr="00FD0553" w:rsidRDefault="00F86E47"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F86E47" w:rsidRPr="001631E4" w:rsidRDefault="00F86E47" w:rsidP="008B1B7C">
                                  <w:pPr>
                                    <w:rPr>
                                      <w:rFonts w:ascii="Times New Roman" w:hAnsi="Times New Roman" w:cs="Times New Roman"/>
                                      <w:sz w:val="26"/>
                                      <w:szCs w:val="26"/>
                                      <w:lang w:val="vi-VN"/>
                                    </w:rPr>
                                  </w:pPr>
                                  <w:r>
                                    <w:rPr>
                                      <w:rFonts w:ascii="Times New Roman" w:hAnsi="Times New Roman" w:cs="Times New Roman"/>
                                      <w:sz w:val="26"/>
                                      <w:szCs w:val="26"/>
                                      <w:lang w:val="vi-VN"/>
                                    </w:rPr>
                                    <w:t>Kiểm tra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16" name="Group 16"/>
                            <wpg:cNvGrpSpPr/>
                            <wpg:grpSpPr>
                              <a:xfrm>
                                <a:off x="-47625" y="-38099"/>
                                <a:ext cx="5753100" cy="5534025"/>
                                <a:chOff x="-47625" y="-38099"/>
                                <a:chExt cx="5753100" cy="5534025"/>
                              </a:xfrm>
                            </wpg:grpSpPr>
                            <wpg:grpSp>
                              <wpg:cNvPr id="18" name="Group 18"/>
                              <wpg:cNvGrpSpPr/>
                              <wpg:grpSpPr>
                                <a:xfrm>
                                  <a:off x="-47625" y="-38099"/>
                                  <a:ext cx="5753100" cy="5534025"/>
                                  <a:chOff x="-47625" y="-38099"/>
                                  <a:chExt cx="5753100" cy="5534025"/>
                                </a:xfrm>
                              </wpg:grpSpPr>
                              <wps:wsp>
                                <wps:cNvPr id="19" name="Rectangle 19"/>
                                <wps:cNvSpPr/>
                                <wps:spPr>
                                  <a:xfrm>
                                    <a:off x="-47625" y="2400301"/>
                                    <a:ext cx="1009650" cy="514350"/>
                                  </a:xfrm>
                                  <a:prstGeom prst="rect">
                                    <a:avLst/>
                                  </a:prstGeom>
                                  <a:ln>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txbx>
                                  <w:txbxContent>
                                    <w:p w:rsidR="00F86E47" w:rsidRPr="00406ED5" w:rsidRDefault="00F86E47" w:rsidP="008B1B7C">
                                      <w:pPr>
                                        <w:jc w:val="center"/>
                                        <w:rPr>
                                          <w:rFonts w:ascii="Times New Roman" w:hAnsi="Times New Roman" w:cs="Times New Roman"/>
                                          <w:b/>
                                          <w:sz w:val="26"/>
                                          <w:szCs w:val="26"/>
                                        </w:rPr>
                                      </w:pPr>
                                      <w:r>
                                        <w:rPr>
                                          <w:rFonts w:ascii="Times New Roman" w:hAnsi="Times New Roman" w:cs="Times New Roman"/>
                                          <w:b/>
                                          <w:sz w:val="26"/>
                                          <w:szCs w:val="26"/>
                                        </w:rPr>
                                        <w:t>Người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2286000" y="-38099"/>
                                    <a:ext cx="1333500" cy="762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86E47" w:rsidRPr="00406ED5" w:rsidRDefault="00F86E47" w:rsidP="008B1B7C">
                                      <w:pPr>
                                        <w:jc w:val="center"/>
                                        <w:rPr>
                                          <w:rFonts w:ascii="Times New Roman" w:hAnsi="Times New Roman" w:cs="Times New Roman"/>
                                          <w:b/>
                                          <w:color w:val="0D0D0D" w:themeColor="text1" w:themeTint="F2"/>
                                          <w:sz w:val="26"/>
                                          <w:szCs w:val="26"/>
                                        </w:rPr>
                                      </w:pPr>
                                      <w:r w:rsidRPr="00406ED5">
                                        <w:rPr>
                                          <w:rFonts w:ascii="Times New Roman" w:hAnsi="Times New Roman" w:cs="Times New Roman"/>
                                          <w:b/>
                                          <w:color w:val="0D0D0D" w:themeColor="text1" w:themeTint="F2"/>
                                          <w:sz w:val="26"/>
                                          <w:szCs w:val="26"/>
                                        </w:rPr>
                                        <w:t xml:space="preserve">1.0 </w:t>
                                      </w:r>
                                      <w:r>
                                        <w:rPr>
                                          <w:rFonts w:ascii="Times New Roman" w:hAnsi="Times New Roman" w:cs="Times New Roman"/>
                                          <w:b/>
                                          <w:color w:val="0D0D0D" w:themeColor="text1" w:themeTint="F2"/>
                                          <w:sz w:val="26"/>
                                          <w:szCs w:val="26"/>
                                        </w:rPr>
                                        <w:t xml:space="preserve">Cập nhật thông tin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22" name="Group 22"/>
                                <wpg:cNvGrpSpPr/>
                                <wpg:grpSpPr>
                                  <a:xfrm>
                                    <a:off x="4505325" y="2371725"/>
                                    <a:ext cx="1200150" cy="561975"/>
                                    <a:chOff x="19050" y="990600"/>
                                    <a:chExt cx="1200150" cy="561975"/>
                                  </a:xfrm>
                                </wpg:grpSpPr>
                                <wps:wsp>
                                  <wps:cNvPr id="23" name="Straight Connector 23"/>
                                  <wps:cNvCnPr/>
                                  <wps:spPr>
                                    <a:xfrm>
                                      <a:off x="19050" y="990600"/>
                                      <a:ext cx="1200150"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a:off x="19050" y="1552575"/>
                                      <a:ext cx="1200150"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25" name="Straight Connector 25"/>
                                <wps:cNvCnPr/>
                                <wps:spPr>
                                  <a:xfrm>
                                    <a:off x="3629025" y="323812"/>
                                    <a:ext cx="16859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Oval 28"/>
                                <wps:cNvSpPr/>
                                <wps:spPr>
                                  <a:xfrm>
                                    <a:off x="2258060" y="2161918"/>
                                    <a:ext cx="1390650" cy="90513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86E47" w:rsidRPr="00944A3F" w:rsidRDefault="00F86E47"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3</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Kiểm tra, kiểm định cầu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1" name="Oval 31"/>
                                <wps:cNvSpPr/>
                                <wps:spPr>
                                  <a:xfrm>
                                    <a:off x="2277110" y="980752"/>
                                    <a:ext cx="1390650" cy="91472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86E47" w:rsidRPr="00944A3F" w:rsidRDefault="00F86E47"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2</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Cập nhật thông tin ban đầu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 name="Straight Arrow Connector 35"/>
                                <wps:cNvCnPr/>
                                <wps:spPr>
                                  <a:xfrm>
                                    <a:off x="266700" y="333375"/>
                                    <a:ext cx="2019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Oval 37"/>
                                <wps:cNvSpPr/>
                                <wps:spPr>
                                  <a:xfrm>
                                    <a:off x="2286000" y="3352403"/>
                                    <a:ext cx="1390650" cy="87619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86E47" w:rsidRPr="00944A3F" w:rsidRDefault="00F86E47"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4</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Duy tu bảo dưỡng, sửa chữa cầu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 name="Oval 39"/>
                                <wps:cNvSpPr/>
                                <wps:spPr>
                                  <a:xfrm>
                                    <a:off x="2257425" y="4657189"/>
                                    <a:ext cx="1390650" cy="838737"/>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86E47" w:rsidRPr="00406ED5" w:rsidRDefault="00F86E47" w:rsidP="008B1B7C">
                                      <w:pPr>
                                        <w:jc w:val="center"/>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5</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rPr>
                                        <w:t>Báo cáo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44" name="Text Box 44"/>
                              <wps:cNvSpPr txBox="1"/>
                              <wps:spPr>
                                <a:xfrm>
                                  <a:off x="3895725" y="4848225"/>
                                  <a:ext cx="136779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6E47" w:rsidRPr="00FD0553" w:rsidRDefault="00F86E47" w:rsidP="008B1B7C">
                                    <w:pPr>
                                      <w:rPr>
                                        <w:rFonts w:ascii="Times New Roman" w:hAnsi="Times New Roman" w:cs="Times New Roman"/>
                                        <w:sz w:val="26"/>
                                        <w:szCs w:val="26"/>
                                      </w:rPr>
                                    </w:pPr>
                                    <w:r w:rsidRPr="00FD0553">
                                      <w:rPr>
                                        <w:rFonts w:ascii="Times New Roman" w:hAnsi="Times New Roman" w:cs="Times New Roman"/>
                                        <w:sz w:val="26"/>
                                        <w:szCs w:val="26"/>
                                      </w:rPr>
                                      <w:t>Thông tin quản lý</w:t>
                                    </w:r>
                                  </w:p>
                                  <w:p w:rsidR="00F86E47" w:rsidRPr="00EE014B" w:rsidRDefault="00F86E47" w:rsidP="008B1B7C">
                                    <w:pPr>
                                      <w:rPr>
                                        <w:rFonts w:ascii="Times New Roman" w:hAnsi="Times New Roman" w:cs="Times New Roman"/>
                                        <w:sz w:val="26"/>
                                        <w:szCs w:val="26"/>
                                        <w:lang w:val="vi-VN"/>
                                      </w:rPr>
                                    </w:pPr>
                                    <w:r>
                                      <w:rPr>
                                        <w:rFonts w:ascii="Times New Roman" w:hAnsi="Times New Roman" w:cs="Times New Roman"/>
                                        <w:sz w:val="26"/>
                                        <w:szCs w:val="26"/>
                                        <w:lang w:val="vi-VN"/>
                                      </w:rPr>
                                      <w:t>Cầu đường bộ</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63" name="Text Box 63"/>
                            <wps:cNvSpPr txBox="1"/>
                            <wps:spPr>
                              <a:xfrm>
                                <a:off x="1038225" y="3514725"/>
                                <a:ext cx="836295"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6E47" w:rsidRPr="00FD0553" w:rsidRDefault="00F86E47"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F86E47" w:rsidRPr="001631E4" w:rsidRDefault="00F86E47" w:rsidP="008B1B7C">
                                  <w:pPr>
                                    <w:rPr>
                                      <w:rFonts w:ascii="Times New Roman" w:hAnsi="Times New Roman" w:cs="Times New Roman"/>
                                      <w:sz w:val="26"/>
                                      <w:szCs w:val="26"/>
                                      <w:lang w:val="vi-VN"/>
                                    </w:rPr>
                                  </w:pPr>
                                  <w:r>
                                    <w:rPr>
                                      <w:rFonts w:ascii="Times New Roman" w:hAnsi="Times New Roman" w:cs="Times New Roman"/>
                                      <w:sz w:val="26"/>
                                      <w:szCs w:val="26"/>
                                      <w:lang w:val="vi-VN"/>
                                    </w:rPr>
                                    <w:t>Sửa chữa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49" name="Text Box 49"/>
                          <wps:cNvSpPr txBox="1"/>
                          <wps:spPr>
                            <a:xfrm>
                              <a:off x="1028700" y="1133402"/>
                              <a:ext cx="836295"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6E47" w:rsidRPr="00FD0553" w:rsidRDefault="00F86E47"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F86E47" w:rsidRPr="001631E4" w:rsidRDefault="00F86E47" w:rsidP="008B1B7C">
                                <w:pPr>
                                  <w:rPr>
                                    <w:rFonts w:ascii="Times New Roman" w:hAnsi="Times New Roman" w:cs="Times New Roman"/>
                                    <w:sz w:val="26"/>
                                    <w:szCs w:val="26"/>
                                    <w:lang w:val="vi-VN"/>
                                  </w:rPr>
                                </w:pPr>
                                <w:r>
                                  <w:rPr>
                                    <w:rFonts w:ascii="Times New Roman" w:hAnsi="Times New Roman" w:cs="Times New Roman"/>
                                    <w:sz w:val="26"/>
                                    <w:szCs w:val="26"/>
                                    <w:lang w:val="vi-VN"/>
                                  </w:rPr>
                                  <w:t>Cầu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333726AB" id="Group 8" o:spid="_x0000_s1026" style="width:453pt;height:435.75pt;mso-position-horizontal-relative:char;mso-position-vertical-relative:line" coordorigin="-476,-380" coordsize="57531,55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">
                <v:shapetype id="_x0000_t202" coordsize="21600,21600" o:spt="202" path="m,l,21600r21600,l21600,xe">
                  <v:stroke joinstyle="miter"/>
                  <v:path gradientshapeok="t" o:connecttype="rect"/>
                </v:shapetype>
                <v:shape id="Text Box 9" o:spid="_x0000_s1027" type="#_x0000_t202" style="position:absolute;left:45783;top:25122;width:11271;height:30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z71sUA&#10;AADaAAAADwAAAGRycy9kb3ducmV2LnhtbESPT2sCMRTE70K/Q3hCL0Wz9iB2NYoVWqS0Fv8gHh+b&#10;52Zx87IkUddv3wgFj8PM/IaZzFpbiwv5UDlWMOhnIIgLpysuFey2H70RiBCRNdaOScGNAsymT50J&#10;5tpdeU2XTSxFgnDIUYGJscmlDIUhi6HvGuLkHZ23GJP0pdQerwlua/maZUNpseK0YLChhaHitDlb&#10;BSfz9fKbff6874fLm19tz+7gvw9KPXfb+RhEpDY+wv/tpVbwBvcr6QbI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PvWxQAAANoAAAAPAAAAAAAAAAAAAAAAAJgCAABkcnMv&#10;ZG93bnJldi54bWxQSwUGAAAAAAQABAD1AAAAigMAAAAA&#10;" filled="f" stroked="f" strokeweight=".5pt">
                  <v:textbox>
                    <w:txbxContent>
                      <w:p w:rsidR="00F86E47" w:rsidRPr="00944A3F" w:rsidRDefault="00F86E47" w:rsidP="008B1B7C">
                        <w:pPr>
                          <w:rPr>
                            <w:rFonts w:ascii="Times New Roman" w:hAnsi="Times New Roman" w:cs="Times New Roman"/>
                            <w:b/>
                            <w:sz w:val="26"/>
                            <w:szCs w:val="26"/>
                            <w:lang w:val="vi-VN"/>
                          </w:rPr>
                        </w:pPr>
                        <w:r w:rsidRPr="00944A3F">
                          <w:rPr>
                            <w:rFonts w:ascii="Times New Roman" w:hAnsi="Times New Roman" w:cs="Times New Roman"/>
                            <w:b/>
                            <w:sz w:val="26"/>
                            <w:szCs w:val="26"/>
                            <w:lang w:val="vi-VN"/>
                          </w:rPr>
                          <w:t>Cơ sở dữ liệu</w:t>
                        </w:r>
                      </w:p>
                    </w:txbxContent>
                  </v:textbox>
                </v:shape>
                <v:group id="Group 10" o:spid="_x0000_s1028" style="position:absolute;left:-476;top:-380;width:57530;height:55339" coordorigin="-476,-380" coordsize="57531,55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Text Box 11" o:spid="_x0000_s1029" type="#_x0000_t202" style="position:absolute;left:7429;top:570;width:10770;height:55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pFqMIA&#10;AADbAAAADwAAAGRycy9kb3ducmV2LnhtbERPS2sCMRC+F/wPYQQvRbP2IGU1igoWkbbiA/E4bMbN&#10;4mayJFHXf98UCr3Nx/ecyay1tbiTD5VjBcNBBoK4cLriUsHxsOq/gwgRWWPtmBQ8KcBs2nmZYK7d&#10;g3d038dSpBAOOSowMTa5lKEwZDEMXEOcuIvzFmOCvpTa4yOF21q+ZdlIWqw4NRhsaGmouO5vVsHV&#10;bF632cfX4jRaP/334ebO/vOsVK/bzscgIrXxX/znXus0fwi/v6QD5PQ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ykWowgAAANsAAAAPAAAAAAAAAAAAAAAAAJgCAABkcnMvZG93&#10;bnJldi54bWxQSwUGAAAAAAQABAD1AAAAhwMAAAAA&#10;" filled="f" stroked="f" strokeweight=".5pt">
                    <v:textbox>
                      <w:txbxContent>
                        <w:p w:rsidR="00F86E47" w:rsidRPr="00FD0553" w:rsidRDefault="00F86E47"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F86E47" w:rsidRPr="00FD0553" w:rsidRDefault="00F86E47" w:rsidP="008B1B7C">
                          <w:pPr>
                            <w:rPr>
                              <w:rFonts w:ascii="Times New Roman" w:hAnsi="Times New Roman" w:cs="Times New Roman"/>
                              <w:sz w:val="26"/>
                              <w:szCs w:val="26"/>
                            </w:rPr>
                          </w:pPr>
                          <w:r w:rsidRPr="00FD0553">
                            <w:rPr>
                              <w:rFonts w:ascii="Times New Roman" w:hAnsi="Times New Roman" w:cs="Times New Roman"/>
                              <w:sz w:val="26"/>
                              <w:szCs w:val="26"/>
                            </w:rPr>
                            <w:t>T</w:t>
                          </w:r>
                          <w:r>
                            <w:rPr>
                              <w:rFonts w:ascii="Times New Roman" w:hAnsi="Times New Roman" w:cs="Times New Roman"/>
                              <w:sz w:val="26"/>
                              <w:szCs w:val="26"/>
                            </w:rPr>
                            <w:t>uyến đường</w:t>
                          </w:r>
                        </w:p>
                      </w:txbxContent>
                    </v:textbox>
                  </v:shape>
                  <v:group id="Group 14" o:spid="_x0000_s1030" style="position:absolute;left:-476;top:-380;width:57530;height:55339" coordorigin="-476,-380" coordsize="57531,55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Text Box 15" o:spid="_x0000_s1031" type="#_x0000_t202" style="position:absolute;left:12573;top:23526;width:8362;height:552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Dq8MA&#10;AADbAAAADwAAAGRycy9kb3ducmV2LnhtbERPTWsCMRC9F/wPYQQvpWYVK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FDq8MAAADbAAAADwAAAAAAAAAAAAAAAACYAgAAZHJzL2Rv&#10;d25yZXYueG1sUEsFBgAAAAAEAAQA9QAAAIgDAAAAAA==&#10;" filled="f" stroked="f" strokeweight=".5pt">
                      <v:textbox>
                        <w:txbxContent>
                          <w:p w:rsidR="00F86E47" w:rsidRPr="00FD0553" w:rsidRDefault="00F86E47"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F86E47" w:rsidRPr="001631E4" w:rsidRDefault="00F86E47" w:rsidP="008B1B7C">
                            <w:pPr>
                              <w:rPr>
                                <w:rFonts w:ascii="Times New Roman" w:hAnsi="Times New Roman" w:cs="Times New Roman"/>
                                <w:sz w:val="26"/>
                                <w:szCs w:val="26"/>
                                <w:lang w:val="vi-VN"/>
                              </w:rPr>
                            </w:pPr>
                            <w:r>
                              <w:rPr>
                                <w:rFonts w:ascii="Times New Roman" w:hAnsi="Times New Roman" w:cs="Times New Roman"/>
                                <w:sz w:val="26"/>
                                <w:szCs w:val="26"/>
                                <w:lang w:val="vi-VN"/>
                              </w:rPr>
                              <w:t>Kiểm tra</w:t>
                            </w:r>
                          </w:p>
                        </w:txbxContent>
                      </v:textbox>
                    </v:shape>
                    <v:group id="Group 16" o:spid="_x0000_s1032" style="position:absolute;left:-476;top:-380;width:57530;height:55339" coordorigin="-476,-380" coordsize="57531,55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Group 18" o:spid="_x0000_s1033" style="position:absolute;left:-476;top:-380;width:57530;height:55339" coordorigin="-476,-380" coordsize="57531,55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19" o:spid="_x0000_s1034" style="position:absolute;left:-476;top:24003;width:10096;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OyecAA&#10;AADbAAAADwAAAGRycy9kb3ducmV2LnhtbERPS4vCMBC+C/6HMIIX0XQFRatRxEWwe1h8Qa9DM7bF&#10;ZlKaqPXfm4UFb/PxPWe5bk0lHtS40rKCr1EEgjizuuRcweW8G85AOI+ssbJMCl7kYL3qdpYYa/vk&#10;Iz1OPhchhF2MCgrv61hKlxVk0I1sTRy4q20M+gCbXOoGnyHcVHIcRVNpsOTQUGBN24Ky2+luFOiJ&#10;HM++5U+a5WniBslh8uvSRKl+r90sQHhq/Uf8797rMH8Of7+E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COyecAAAADbAAAADwAAAAAAAAAAAAAAAACYAgAAZHJzL2Rvd25y&#10;ZXYueG1sUEsFBgAAAAAEAAQA9QAAAIUDAAAAAA==&#10;" fillcolor="white [3201]" strokecolor="#0d0d0d [3069]" strokeweight="1pt">
                          <v:textbox>
                            <w:txbxContent>
                              <w:p w:rsidR="00F86E47" w:rsidRPr="00406ED5" w:rsidRDefault="00F86E47" w:rsidP="008B1B7C">
                                <w:pPr>
                                  <w:jc w:val="center"/>
                                  <w:rPr>
                                    <w:rFonts w:ascii="Times New Roman" w:hAnsi="Times New Roman" w:cs="Times New Roman"/>
                                    <w:b/>
                                    <w:sz w:val="26"/>
                                    <w:szCs w:val="26"/>
                                  </w:rPr>
                                </w:pPr>
                                <w:r>
                                  <w:rPr>
                                    <w:rFonts w:ascii="Times New Roman" w:hAnsi="Times New Roman" w:cs="Times New Roman"/>
                                    <w:b/>
                                    <w:sz w:val="26"/>
                                    <w:szCs w:val="26"/>
                                  </w:rPr>
                                  <w:t>Người sử dụng</w:t>
                                </w:r>
                              </w:p>
                            </w:txbxContent>
                          </v:textbox>
                        </v:rect>
                        <v:oval id="Oval 21" o:spid="_x0000_s1035" style="position:absolute;left:22860;top:-380;width:13335;height:7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3cocIA&#10;AADbAAAADwAAAGRycy9kb3ducmV2LnhtbESPQWuDQBSE74X+h+UVepG66iEt1k0ogdL2Eoim94f7&#10;qqL7VtyNmn+fLQRyHGbmG6bYrWYQM02us6wgjRMQxLXVHTcKTtXnyxsI55E1DpZJwYUc7LaPDwXm&#10;2i58pLn0jQgQdjkqaL0fcyld3ZJBF9uROHh/djLog5waqSdcAtwMMkuSjTTYcVhocaR9S3Vfno2C&#10;8pWifq7w8PuTZl98PDsZ7Wulnp/Wj3cQnlZ/D9/a31pBlsL/l/AD5P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dyhwgAAANsAAAAPAAAAAAAAAAAAAAAAAJgCAABkcnMvZG93&#10;bnJldi54bWxQSwUGAAAAAAQABAD1AAAAhwMAAAAA&#10;" fillcolor="white [3212]" strokecolor="black [3213]" strokeweight="1pt">
                          <v:stroke joinstyle="miter"/>
                          <v:textbox inset="0,0,0,0">
                            <w:txbxContent>
                              <w:p w:rsidR="00F86E47" w:rsidRPr="00406ED5" w:rsidRDefault="00F86E47" w:rsidP="008B1B7C">
                                <w:pPr>
                                  <w:jc w:val="center"/>
                                  <w:rPr>
                                    <w:rFonts w:ascii="Times New Roman" w:hAnsi="Times New Roman" w:cs="Times New Roman"/>
                                    <w:b/>
                                    <w:color w:val="0D0D0D" w:themeColor="text1" w:themeTint="F2"/>
                                    <w:sz w:val="26"/>
                                    <w:szCs w:val="26"/>
                                  </w:rPr>
                                </w:pPr>
                                <w:r w:rsidRPr="00406ED5">
                                  <w:rPr>
                                    <w:rFonts w:ascii="Times New Roman" w:hAnsi="Times New Roman" w:cs="Times New Roman"/>
                                    <w:b/>
                                    <w:color w:val="0D0D0D" w:themeColor="text1" w:themeTint="F2"/>
                                    <w:sz w:val="26"/>
                                    <w:szCs w:val="26"/>
                                  </w:rPr>
                                  <w:t xml:space="preserve">1.0 </w:t>
                                </w:r>
                                <w:r>
                                  <w:rPr>
                                    <w:rFonts w:ascii="Times New Roman" w:hAnsi="Times New Roman" w:cs="Times New Roman"/>
                                    <w:b/>
                                    <w:color w:val="0D0D0D" w:themeColor="text1" w:themeTint="F2"/>
                                    <w:sz w:val="26"/>
                                    <w:szCs w:val="26"/>
                                  </w:rPr>
                                  <w:t xml:space="preserve">Cập nhật thông tin </w:t>
                                </w:r>
                              </w:p>
                            </w:txbxContent>
                          </v:textbox>
                        </v:oval>
                        <v:group id="Group 22" o:spid="_x0000_s1036" style="position:absolute;left:45053;top:23717;width:12001;height:5620" coordorigin="190,9906" coordsize="12001,5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line id="Straight Connector 23" o:spid="_x0000_s1037" style="position:absolute;visibility:visible;mso-wrap-style:square" from="190,9906" to="12192,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Vc/cIAAADbAAAADwAAAGRycy9kb3ducmV2LnhtbESPQYvCMBSE78L+h/AWvNl0VWTpGkWE&#10;ggc9tPoD3jZvm2Lz0m2i1n9vBMHjMDPfMMv1YFtxpd43jhV8JSkI4srphmsFp2M++QbhA7LG1jEp&#10;uJOH9epjtMRMuxsXdC1DLSKEfYYKTAhdJqWvDFn0ieuIo/fneoshyr6WusdbhNtWTtN0IS02HBcM&#10;drQ1VJ3Li1VwOP46/M+boprj3t3z0pTzolBq/DlsfkAEGsI7/GrvtILpDJ5f4g+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qVc/cIAAADbAAAADwAAAAAAAAAAAAAA&#10;AAChAgAAZHJzL2Rvd25yZXYueG1sUEsFBgAAAAAEAAQA+QAAAJADAAAAAA==&#10;" strokecolor="#0d0d0d [3069]" strokeweight=".5pt">
                            <v:stroke joinstyle="miter"/>
                          </v:line>
                          <v:line id="Straight Connector 24" o:spid="_x0000_s1038" style="position:absolute;visibility:visible;mso-wrap-style:square" from="190,15525" to="12192,15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zEicEAAADbAAAADwAAAGRycy9kb3ducmV2LnhtbESPQYvCMBSE7wv+h/AEb2uqFJGuUUQo&#10;7EEPrf6At82zKTYvtclq/fdGEDwOM/MNs9oMthU36n3jWMFsmoAgrpxuuFZwOubfSxA+IGtsHZOC&#10;B3nYrEdfK8y0u3NBtzLUIkLYZ6jAhNBlUvrKkEU/dR1x9M6utxii7Gupe7xHuG3lPEkW0mLDccFg&#10;RztD1aX8twoOxz+H17wpqhT37pGXpkyLQqnJeNj+gAg0hE/43f7VCuYpvL7EHyD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TMSJwQAAANsAAAAPAAAAAAAAAAAAAAAA&#10;AKECAABkcnMvZG93bnJldi54bWxQSwUGAAAAAAQABAD5AAAAjwMAAAAA&#10;" strokecolor="#0d0d0d [3069]" strokeweight=".5pt">
                            <v:stroke joinstyle="miter"/>
                          </v:line>
                        </v:group>
                        <v:line id="Straight Connector 25" o:spid="_x0000_s1039" style="position:absolute;visibility:visible;mso-wrap-style:square" from="36290,3238" to="53149,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RyYMQAAADbAAAADwAAAGRycy9kb3ducmV2LnhtbESPQWsCMRSE74X+h/AKvdWsgtJdjSKC&#10;IPVQ3LbQ42Pz3CxuXrKbqOu/bwShx2FmvmEWq8G24kJ9aBwrGI8yEMSV0w3XCr6/tm/vIEJE1tg6&#10;JgU3CrBaPj8tsNDuyge6lLEWCcKhQAUmRl9IGSpDFsPIeeLkHV1vMSbZ11L3eE1w28pJls2kxYbT&#10;gkFPG0PVqTxbBd1HVe6n9fjH7/zGfHaYd795rtTry7Ceg4g0xP/wo73TCiZTuH9JP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FHJgxAAAANsAAAAPAAAAAAAAAAAA&#10;AAAAAKECAABkcnMvZG93bnJldi54bWxQSwUGAAAAAAQABAD5AAAAkgMAAAAA&#10;" strokecolor="black [3213]" strokeweight=".5pt">
                          <v:stroke joinstyle="miter"/>
                        </v:line>
                        <v:oval id="Oval 28" o:spid="_x0000_s1040" style="position:absolute;left:22580;top:21619;width:13907;height:9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d1PLwA&#10;AADbAAAADwAAAGRycy9kb3ducmV2LnhtbERPvQrCMBDeBd8hnOAimtpBpRpFBFEXwar70ZxtsbmU&#10;Jtb69mYQHD++/9WmM5VoqXGlZQXTSQSCOLO65FzB7bofL0A4j6yxskwKPuRgs+73Vpho++YLtanP&#10;RQhhl6CCwvs6kdJlBRl0E1sTB+5hG4M+wCaXusF3CDeVjKNoJg2WHBoKrGlXUPZMX0ZBOqfRs73i&#10;+X6axge+vJwc7TKlhoNuuwThqfN/8c991AriMDZ8CT9Arr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Hl3U8vAAAANsAAAAPAAAAAAAAAAAAAAAAAJgCAABkcnMvZG93bnJldi54&#10;bWxQSwUGAAAAAAQABAD1AAAAgQMAAAAA&#10;" fillcolor="white [3212]" strokecolor="black [3213]" strokeweight="1pt">
                          <v:stroke joinstyle="miter"/>
                          <v:textbox inset="0,0,0,0">
                            <w:txbxContent>
                              <w:p w:rsidR="00F86E47" w:rsidRPr="00944A3F" w:rsidRDefault="00F86E47"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3</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Kiểm tra, kiểm định cầu</w:t>
                                </w:r>
                              </w:p>
                            </w:txbxContent>
                          </v:textbox>
                        </v:oval>
                        <v:oval id="Oval 31" o:spid="_x0000_s1041" style="position:absolute;left:22771;top:9807;width:13906;height:9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RKfMMA&#10;AADbAAAADwAAAGRycy9kb3ducmV2LnhtbESPQWvCQBSE7wX/w/IEL6KbWKglugkSENtLwWjvj+wz&#10;CWbfhuwmxn/fLRR6HGbmG2afTaYVI/WusawgXkcgiEurG64UXC/H1TsI55E1tpZJwZMcZOnsZY+J&#10;tg8+01j4SgQIuwQV1N53iZSurMmgW9uOOHg32xv0QfaV1D0+Aty0chNFb9Jgw2Ghxo7ymsp7MRgF&#10;xZaW9/GCX9+f8ebE58HJZV4qtZhPhx0IT5P/D/+1P7SC1xh+v4QfIN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RKfMMAAADbAAAADwAAAAAAAAAAAAAAAACYAgAAZHJzL2Rv&#10;d25yZXYueG1sUEsFBgAAAAAEAAQA9QAAAIgDAAAAAA==&#10;" fillcolor="white [3212]" strokecolor="black [3213]" strokeweight="1pt">
                          <v:stroke joinstyle="miter"/>
                          <v:textbox inset="0,0,0,0">
                            <w:txbxContent>
                              <w:p w:rsidR="00F86E47" w:rsidRPr="00944A3F" w:rsidRDefault="00F86E47"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2</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Cập nhật thông tin ban đầu</w:t>
                                </w:r>
                              </w:p>
                            </w:txbxContent>
                          </v:textbox>
                        </v:oval>
                        <v:shapetype id="_x0000_t32" coordsize="21600,21600" o:spt="32" o:oned="t" path="m,l21600,21600e" filled="f">
                          <v:path arrowok="t" fillok="f" o:connecttype="none"/>
                          <o:lock v:ext="edit" shapetype="t"/>
                        </v:shapetype>
                        <v:shape id="Straight Arrow Connector 35" o:spid="_x0000_s1042" type="#_x0000_t32" style="position:absolute;left:2667;top:3333;width:201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RBcUAAADbAAAADwAAAGRycy9kb3ducmV2LnhtbESPQUvDQBSE74L/YXmCt2ajwdrGboII&#10;otJLG0urt0f2mSxm34bs2sR/7xYKHoeZ+YZZlZPtxJEGbxwruElSEMS104YbBbv359kChA/IGjvH&#10;pOCXPJTF5cUKc+1G3tKxCo2IEPY5KmhD6HMpfd2SRZ+4njh6X26wGKIcGqkHHCPcdvI2TefSouG4&#10;0GJPTy3V39WPVVDvPg5L2pi9HjNz/9KvP9dZ9abU9dX0+AAi0BT+w+f2q1aQ3cHpS/wB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gRBcUAAADbAAAADwAAAAAAAAAA&#10;AAAAAAChAgAAZHJzL2Rvd25yZXYueG1sUEsFBgAAAAAEAAQA+QAAAJMDAAAAAA==&#10;" strokecolor="black [3213]" strokeweight=".5pt">
                          <v:stroke endarrow="block" joinstyle="miter"/>
                        </v:shape>
                        <v:oval id="Oval 37" o:spid="_x0000_s1043" style="position:absolute;left:22860;top:33524;width:13906;height:8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F3k8MA&#10;AADbAAAADwAAAGRycy9kb3ducmV2LnhtbESPT2vCQBTE74V+h+UJXkQ3plAlukoRxPZSSKL3R/aZ&#10;BLNvQ3bzx2/fLRR6HGbmN8z+OJlGDNS52rKC9SoCQVxYXXOp4Jqfl1sQziNrbCyTgic5OB5eX/aY&#10;aDtySkPmSxEg7BJUUHnfJlK6oiKDbmVb4uDdbWfQB9mVUnc4BrhpZBxF79JgzWGhwpZOFRWPrDcK&#10;sg0tHkOO37evdXzhtHdycSqUms+mjx0IT5P/D/+1P7WCtw38fgk/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9F3k8MAAADbAAAADwAAAAAAAAAAAAAAAACYAgAAZHJzL2Rv&#10;d25yZXYueG1sUEsFBgAAAAAEAAQA9QAAAIgDAAAAAA==&#10;" fillcolor="white [3212]" strokecolor="black [3213]" strokeweight="1pt">
                          <v:stroke joinstyle="miter"/>
                          <v:textbox inset="0,0,0,0">
                            <w:txbxContent>
                              <w:p w:rsidR="00F86E47" w:rsidRPr="00944A3F" w:rsidRDefault="00F86E47" w:rsidP="008B1B7C">
                                <w:pPr>
                                  <w:jc w:val="center"/>
                                  <w:rPr>
                                    <w:rFonts w:ascii="Times New Roman" w:hAnsi="Times New Roman" w:cs="Times New Roman"/>
                                    <w:b/>
                                    <w:color w:val="0D0D0D" w:themeColor="text1" w:themeTint="F2"/>
                                    <w:sz w:val="26"/>
                                    <w:szCs w:val="26"/>
                                    <w:lang w:val="vi-VN"/>
                                  </w:rPr>
                                </w:pPr>
                                <w:r>
                                  <w:rPr>
                                    <w:rFonts w:ascii="Times New Roman" w:hAnsi="Times New Roman" w:cs="Times New Roman"/>
                                    <w:b/>
                                    <w:color w:val="0D0D0D" w:themeColor="text1" w:themeTint="F2"/>
                                    <w:sz w:val="26"/>
                                    <w:szCs w:val="26"/>
                                  </w:rPr>
                                  <w:t>4</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lang w:val="vi-VN"/>
                                  </w:rPr>
                                  <w:t>Duy tu bảo dưỡng, sửa chữa cầu</w:t>
                                </w:r>
                              </w:p>
                            </w:txbxContent>
                          </v:textbox>
                        </v:oval>
                        <v:oval id="Oval 39" o:spid="_x0000_s1044" style="position:absolute;left:22574;top:46571;width:13906;height:83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JGesEA&#10;AADbAAAADwAAAGRycy9kb3ducmV2LnhtbESPzarCMBSE94LvEI7gRjTVC/5Uo4ggejeCVfeH5tgW&#10;m5PSxFrf3ly44HKYmW+Y1aY1pWiodoVlBeNRBII4tbrgTMH1sh/OQTiPrLG0TAre5GCz7nZWGGv7&#10;4jM1ic9EgLCLUUHufRVL6dKcDLqRrYiDd7e1QR9knUld4yvATSknUTSVBgsOCzlWtMspfSRPoyCZ&#10;0eDRXPB0+x1PDnx+OjnYpUr1e+12CcJT67/h//ZRK/hZwN+X8APk+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0CRnrBAAAA2wAAAA8AAAAAAAAAAAAAAAAAmAIAAGRycy9kb3du&#10;cmV2LnhtbFBLBQYAAAAABAAEAPUAAACGAwAAAAA=&#10;" fillcolor="white [3212]" strokecolor="black [3213]" strokeweight="1pt">
                          <v:stroke joinstyle="miter"/>
                          <v:textbox inset="0,0,0,0">
                            <w:txbxContent>
                              <w:p w:rsidR="00F86E47" w:rsidRPr="00406ED5" w:rsidRDefault="00F86E47" w:rsidP="008B1B7C">
                                <w:pPr>
                                  <w:jc w:val="center"/>
                                  <w:rPr>
                                    <w:rFonts w:ascii="Times New Roman" w:hAnsi="Times New Roman" w:cs="Times New Roman"/>
                                    <w:b/>
                                    <w:color w:val="0D0D0D" w:themeColor="text1" w:themeTint="F2"/>
                                    <w:sz w:val="26"/>
                                    <w:szCs w:val="26"/>
                                  </w:rPr>
                                </w:pPr>
                                <w:r>
                                  <w:rPr>
                                    <w:rFonts w:ascii="Times New Roman" w:hAnsi="Times New Roman" w:cs="Times New Roman"/>
                                    <w:b/>
                                    <w:color w:val="0D0D0D" w:themeColor="text1" w:themeTint="F2"/>
                                    <w:sz w:val="26"/>
                                    <w:szCs w:val="26"/>
                                  </w:rPr>
                                  <w:t>5</w:t>
                                </w:r>
                                <w:r w:rsidRPr="00406ED5">
                                  <w:rPr>
                                    <w:rFonts w:ascii="Times New Roman" w:hAnsi="Times New Roman" w:cs="Times New Roman"/>
                                    <w:b/>
                                    <w:color w:val="0D0D0D" w:themeColor="text1" w:themeTint="F2"/>
                                    <w:sz w:val="26"/>
                                    <w:szCs w:val="26"/>
                                  </w:rPr>
                                  <w:t xml:space="preserve">.0 </w:t>
                                </w:r>
                                <w:r>
                                  <w:rPr>
                                    <w:rFonts w:ascii="Times New Roman" w:hAnsi="Times New Roman" w:cs="Times New Roman"/>
                                    <w:b/>
                                    <w:color w:val="0D0D0D" w:themeColor="text1" w:themeTint="F2"/>
                                    <w:sz w:val="26"/>
                                    <w:szCs w:val="26"/>
                                  </w:rPr>
                                  <w:t>Báo cáo</w:t>
                                </w:r>
                              </w:p>
                            </w:txbxContent>
                          </v:textbox>
                        </v:oval>
                      </v:group>
                      <v:shape id="Text Box 44" o:spid="_x0000_s1045" type="#_x0000_t202" style="position:absolute;left:38957;top:48482;width:13678;height:5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7JLcUA&#10;AADbAAAADwAAAGRycy9kb3ducmV2LnhtbESPQWsCMRSE74L/ITzBi9RsRaS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DsktxQAAANsAAAAPAAAAAAAAAAAAAAAAAJgCAABkcnMv&#10;ZG93bnJldi54bWxQSwUGAAAAAAQABAD1AAAAigMAAAAA&#10;" filled="f" stroked="f" strokeweight=".5pt">
                        <v:textbox>
                          <w:txbxContent>
                            <w:p w:rsidR="00F86E47" w:rsidRPr="00FD0553" w:rsidRDefault="00F86E47" w:rsidP="008B1B7C">
                              <w:pPr>
                                <w:rPr>
                                  <w:rFonts w:ascii="Times New Roman" w:hAnsi="Times New Roman" w:cs="Times New Roman"/>
                                  <w:sz w:val="26"/>
                                  <w:szCs w:val="26"/>
                                </w:rPr>
                              </w:pPr>
                              <w:r w:rsidRPr="00FD0553">
                                <w:rPr>
                                  <w:rFonts w:ascii="Times New Roman" w:hAnsi="Times New Roman" w:cs="Times New Roman"/>
                                  <w:sz w:val="26"/>
                                  <w:szCs w:val="26"/>
                                </w:rPr>
                                <w:t>Thông tin quản lý</w:t>
                              </w:r>
                            </w:p>
                            <w:p w:rsidR="00F86E47" w:rsidRPr="00EE014B" w:rsidRDefault="00F86E47" w:rsidP="008B1B7C">
                              <w:pPr>
                                <w:rPr>
                                  <w:rFonts w:ascii="Times New Roman" w:hAnsi="Times New Roman" w:cs="Times New Roman"/>
                                  <w:sz w:val="26"/>
                                  <w:szCs w:val="26"/>
                                  <w:lang w:val="vi-VN"/>
                                </w:rPr>
                              </w:pPr>
                              <w:r>
                                <w:rPr>
                                  <w:rFonts w:ascii="Times New Roman" w:hAnsi="Times New Roman" w:cs="Times New Roman"/>
                                  <w:sz w:val="26"/>
                                  <w:szCs w:val="26"/>
                                  <w:lang w:val="vi-VN"/>
                                </w:rPr>
                                <w:t>Cầu đường bộ</w:t>
                              </w:r>
                            </w:p>
                          </w:txbxContent>
                        </v:textbox>
                      </v:shape>
                    </v:group>
                    <v:shape id="Text Box 63" o:spid="_x0000_s1046" type="#_x0000_t202" style="position:absolute;left:10382;top:35147;width:8363;height:5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w:txbxContent>
                          <w:p w:rsidR="00F86E47" w:rsidRPr="00FD0553" w:rsidRDefault="00F86E47"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F86E47" w:rsidRPr="001631E4" w:rsidRDefault="00F86E47" w:rsidP="008B1B7C">
                            <w:pPr>
                              <w:rPr>
                                <w:rFonts w:ascii="Times New Roman" w:hAnsi="Times New Roman" w:cs="Times New Roman"/>
                                <w:sz w:val="26"/>
                                <w:szCs w:val="26"/>
                                <w:lang w:val="vi-VN"/>
                              </w:rPr>
                            </w:pPr>
                            <w:r>
                              <w:rPr>
                                <w:rFonts w:ascii="Times New Roman" w:hAnsi="Times New Roman" w:cs="Times New Roman"/>
                                <w:sz w:val="26"/>
                                <w:szCs w:val="26"/>
                                <w:lang w:val="vi-VN"/>
                              </w:rPr>
                              <w:t>Sửa chữa</w:t>
                            </w:r>
                          </w:p>
                        </w:txbxContent>
                      </v:textbox>
                    </v:shape>
                  </v:group>
                  <v:shape id="Text Box 49" o:spid="_x0000_s1047" type="#_x0000_t202" style="position:absolute;left:10287;top:11334;width:8362;height:5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9ms8UA&#10;AADbAAAADwAAAGRycy9kb3ducmV2LnhtbESPQWsCMRSE7wX/Q3iFXkSzFpF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D2azxQAAANsAAAAPAAAAAAAAAAAAAAAAAJgCAABkcnMv&#10;ZG93bnJldi54bWxQSwUGAAAAAAQABAD1AAAAigMAAAAA&#10;" filled="f" stroked="f" strokeweight=".5pt">
                    <v:textbox>
                      <w:txbxContent>
                        <w:p w:rsidR="00F86E47" w:rsidRPr="00FD0553" w:rsidRDefault="00F86E47" w:rsidP="008B1B7C">
                          <w:pPr>
                            <w:rPr>
                              <w:rFonts w:ascii="Times New Roman" w:hAnsi="Times New Roman" w:cs="Times New Roman"/>
                              <w:sz w:val="26"/>
                              <w:szCs w:val="26"/>
                            </w:rPr>
                          </w:pPr>
                          <w:r w:rsidRPr="00FD0553">
                            <w:rPr>
                              <w:rFonts w:ascii="Times New Roman" w:hAnsi="Times New Roman" w:cs="Times New Roman"/>
                              <w:sz w:val="26"/>
                              <w:szCs w:val="26"/>
                            </w:rPr>
                            <w:t>Thông tin</w:t>
                          </w:r>
                        </w:p>
                        <w:p w:rsidR="00F86E47" w:rsidRPr="001631E4" w:rsidRDefault="00F86E47" w:rsidP="008B1B7C">
                          <w:pPr>
                            <w:rPr>
                              <w:rFonts w:ascii="Times New Roman" w:hAnsi="Times New Roman" w:cs="Times New Roman"/>
                              <w:sz w:val="26"/>
                              <w:szCs w:val="26"/>
                              <w:lang w:val="vi-VN"/>
                            </w:rPr>
                          </w:pPr>
                          <w:r>
                            <w:rPr>
                              <w:rFonts w:ascii="Times New Roman" w:hAnsi="Times New Roman" w:cs="Times New Roman"/>
                              <w:sz w:val="26"/>
                              <w:szCs w:val="26"/>
                              <w:lang w:val="vi-VN"/>
                            </w:rPr>
                            <w:t>Cầu</w:t>
                          </w:r>
                        </w:p>
                      </w:txbxContent>
                    </v:textbox>
                  </v:shape>
                </v:group>
                <w10:anchorlock/>
              </v:group>
            </w:pict>
          </mc:Fallback>
        </mc:AlternateContent>
      </w:r>
    </w:p>
    <w:p w:rsidR="00E042BC" w:rsidRPr="00F72B10" w:rsidRDefault="00916F00" w:rsidP="00F72B10">
      <w:pPr>
        <w:pStyle w:val="Caption"/>
        <w:spacing w:before="120" w:after="120" w:line="312" w:lineRule="auto"/>
        <w:jc w:val="center"/>
        <w:rPr>
          <w:rFonts w:ascii="Times New Roman" w:hAnsi="Times New Roman" w:cs="Times New Roman"/>
          <w:color w:val="auto"/>
          <w:sz w:val="26"/>
          <w:szCs w:val="26"/>
        </w:rPr>
      </w:pPr>
      <w:bookmarkStart w:id="67" w:name="_Toc5779639"/>
      <w:bookmarkStart w:id="68" w:name="_Toc8374064"/>
      <w:bookmarkStart w:id="69" w:name="_Toc8739536"/>
      <w:bookmarkStart w:id="70" w:name="_Toc8973517"/>
      <w:r w:rsidRPr="00F72B10">
        <w:rPr>
          <w:rFonts w:ascii="Times New Roman" w:hAnsi="Times New Roman" w:cs="Times New Roman"/>
          <w:color w:val="auto"/>
          <w:sz w:val="26"/>
          <w:szCs w:val="26"/>
        </w:rPr>
        <w:t xml:space="preserve">Hình </w:t>
      </w:r>
      <w:r w:rsidRPr="00F72B10">
        <w:rPr>
          <w:rFonts w:ascii="Times New Roman" w:hAnsi="Times New Roman" w:cs="Times New Roman"/>
          <w:color w:val="auto"/>
          <w:sz w:val="26"/>
          <w:szCs w:val="26"/>
        </w:rPr>
        <w:fldChar w:fldCharType="begin"/>
      </w:r>
      <w:r w:rsidRPr="00F72B10">
        <w:rPr>
          <w:rFonts w:ascii="Times New Roman" w:hAnsi="Times New Roman" w:cs="Times New Roman"/>
          <w:color w:val="auto"/>
          <w:sz w:val="26"/>
          <w:szCs w:val="26"/>
        </w:rPr>
        <w:instrText xml:space="preserve"> SEQ Hình \* ARABIC </w:instrText>
      </w:r>
      <w:r w:rsidRPr="00F72B10">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7</w:t>
      </w:r>
      <w:r w:rsidRPr="00F72B10">
        <w:rPr>
          <w:rFonts w:ascii="Times New Roman" w:hAnsi="Times New Roman" w:cs="Times New Roman"/>
          <w:color w:val="auto"/>
          <w:sz w:val="26"/>
          <w:szCs w:val="26"/>
        </w:rPr>
        <w:fldChar w:fldCharType="end"/>
      </w:r>
      <w:r w:rsidRPr="00F72B10">
        <w:rPr>
          <w:rFonts w:ascii="Times New Roman" w:hAnsi="Times New Roman" w:cs="Times New Roman"/>
          <w:color w:val="auto"/>
          <w:sz w:val="26"/>
          <w:szCs w:val="26"/>
        </w:rPr>
        <w:t>. Mô hình hóa chức năng của ứng dụng</w:t>
      </w:r>
      <w:bookmarkEnd w:id="67"/>
      <w:bookmarkEnd w:id="68"/>
      <w:bookmarkEnd w:id="69"/>
      <w:bookmarkEnd w:id="70"/>
    </w:p>
    <w:p w:rsidR="008B1B7C" w:rsidRPr="00E042BC" w:rsidRDefault="008B1B7C" w:rsidP="00E042BC">
      <w:pPr>
        <w:pStyle w:val="NoSpacing"/>
      </w:pPr>
    </w:p>
    <w:p w:rsidR="0014073A" w:rsidRDefault="0014073A" w:rsidP="00C81A98">
      <w:pPr>
        <w:pStyle w:val="Heading4"/>
      </w:pPr>
      <w:r>
        <w:tab/>
      </w:r>
      <w:r w:rsidR="00E042BC">
        <w:t>2.3.2. C</w:t>
      </w:r>
      <w:r>
        <w:t>hức năng của ứng dụ</w:t>
      </w:r>
      <w:r w:rsidR="00E042BC">
        <w:t>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9"/>
        <w:gridCol w:w="2367"/>
        <w:gridCol w:w="5728"/>
      </w:tblGrid>
      <w:tr w:rsidR="00AB243E" w:rsidRPr="001B0D5B" w:rsidTr="004B015B">
        <w:trPr>
          <w:trHeight w:val="359"/>
          <w:tblHeader/>
        </w:trPr>
        <w:tc>
          <w:tcPr>
            <w:tcW w:w="864" w:type="dxa"/>
            <w:shd w:val="clear" w:color="auto" w:fill="DEEAF6" w:themeFill="accent1" w:themeFillTint="33"/>
            <w:vAlign w:val="center"/>
          </w:tcPr>
          <w:p w:rsidR="00AB243E" w:rsidRPr="004B015B" w:rsidRDefault="00AB243E"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TT</w:t>
            </w:r>
          </w:p>
        </w:tc>
        <w:tc>
          <w:tcPr>
            <w:tcW w:w="2397" w:type="dxa"/>
            <w:shd w:val="clear" w:color="auto" w:fill="DEEAF6" w:themeFill="accent1" w:themeFillTint="33"/>
            <w:vAlign w:val="center"/>
          </w:tcPr>
          <w:p w:rsidR="00AB243E" w:rsidRPr="004B015B" w:rsidRDefault="00AB243E"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Chức năng</w:t>
            </w:r>
          </w:p>
        </w:tc>
        <w:tc>
          <w:tcPr>
            <w:tcW w:w="5811" w:type="dxa"/>
            <w:shd w:val="clear" w:color="auto" w:fill="DEEAF6" w:themeFill="accent1" w:themeFillTint="33"/>
            <w:vAlign w:val="center"/>
          </w:tcPr>
          <w:p w:rsidR="00AB243E" w:rsidRPr="004B015B" w:rsidRDefault="00AB243E"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Mô tả</w:t>
            </w:r>
          </w:p>
        </w:tc>
      </w:tr>
      <w:tr w:rsidR="00AB243E" w:rsidRPr="001B0D5B" w:rsidTr="00AB243E">
        <w:trPr>
          <w:trHeight w:val="1922"/>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Đăng nhập</w:t>
            </w:r>
          </w:p>
        </w:tc>
        <w:tc>
          <w:tcPr>
            <w:tcW w:w="5811" w:type="dxa"/>
            <w:shd w:val="clear" w:color="auto" w:fill="auto"/>
            <w:vAlign w:val="center"/>
          </w:tcPr>
          <w:p w:rsidR="00AB243E" w:rsidRPr="0011067F" w:rsidRDefault="00AB243E"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Để có thể đăng nhập vào hệ thống, người dùng sử dụng Tên đăng nhập và Mật khẩu đã được tạo từ trước. Hệ thống sẽ kiểm tra tính hợp lệ trùng với dữ liệu có sẵn trong cơ sở dữ liệu thì sẽ cho phép đăng nhập để thực hiện các chức năng trong hệ thống.</w:t>
            </w:r>
          </w:p>
        </w:tc>
      </w:tr>
      <w:tr w:rsidR="00AB243E" w:rsidRPr="001B0D5B" w:rsidTr="00AB243E">
        <w:trPr>
          <w:trHeight w:val="1029"/>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lastRenderedPageBreak/>
              <w:t>2</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Quản lý thông tin tuyến đường</w:t>
            </w:r>
          </w:p>
        </w:tc>
        <w:tc>
          <w:tcPr>
            <w:tcW w:w="5811" w:type="dxa"/>
            <w:shd w:val="clear" w:color="auto" w:fill="auto"/>
            <w:vAlign w:val="center"/>
          </w:tcPr>
          <w:p w:rsidR="00AB243E" w:rsidRPr="0011067F" w:rsidRDefault="00AB243E" w:rsidP="004B015B">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Quản lý toàn bộ các thông tin về tuyến đường. Tuyến đường là chủ thể chứa các hạng mục cầu đường bộ.</w:t>
            </w:r>
          </w:p>
        </w:tc>
      </w:tr>
      <w:tr w:rsidR="00AB243E" w:rsidRPr="001B0D5B" w:rsidTr="00AB243E">
        <w:trPr>
          <w:trHeight w:val="1014"/>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3</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Quản lý thông tin cầu đường bộ</w:t>
            </w:r>
          </w:p>
        </w:tc>
        <w:tc>
          <w:tcPr>
            <w:tcW w:w="5811" w:type="dxa"/>
            <w:shd w:val="clear" w:color="auto" w:fill="auto"/>
            <w:vAlign w:val="center"/>
          </w:tcPr>
          <w:p w:rsidR="00AB243E" w:rsidRPr="0011067F" w:rsidRDefault="00AB243E"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Quản lý thông tin theo hồ sơ thiết kế thi công, hồ sơ hoàn công của các hạng mục cầu đường bộ như: Thông tin chung, Cắt ngang mặt cầu, Tĩnh không và biển báo, Đặc điểm dòng chảy, Kết cấu nhịp, Kết cấu dưới, Gối cầu, Khe co giãn, Kè bảo vệ cầu, Thiết bị công cộng trên cầu, Hồ sơ ảnh.</w:t>
            </w:r>
          </w:p>
        </w:tc>
      </w:tr>
      <w:tr w:rsidR="00AB243E" w:rsidRPr="001B0D5B" w:rsidTr="00AB243E">
        <w:trPr>
          <w:trHeight w:val="1029"/>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4</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Quản lý thông tin Lịch sử duy tu bảo dưỡng</w:t>
            </w:r>
            <w:r w:rsidR="00EB3C60" w:rsidRPr="0011067F">
              <w:rPr>
                <w:rFonts w:ascii="Times New Roman" w:hAnsi="Times New Roman" w:cs="Times New Roman"/>
                <w:sz w:val="26"/>
                <w:szCs w:val="26"/>
              </w:rPr>
              <w:t xml:space="preserve"> và sửa chữa</w:t>
            </w:r>
          </w:p>
        </w:tc>
        <w:tc>
          <w:tcPr>
            <w:tcW w:w="5811" w:type="dxa"/>
            <w:shd w:val="clear" w:color="auto" w:fill="auto"/>
            <w:vAlign w:val="center"/>
          </w:tcPr>
          <w:p w:rsidR="00AB243E" w:rsidRPr="0011067F" w:rsidRDefault="00EB3C60"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Quản lý các thông tin về lịch sử duy tu bảo dưỡng, sửa chữa cầu đường bộ như: Thời gian, Mức độ, Nội dung, Giá trị.</w:t>
            </w:r>
          </w:p>
        </w:tc>
      </w:tr>
      <w:tr w:rsidR="00AB243E" w:rsidRPr="001B0D5B" w:rsidTr="00AB243E">
        <w:trPr>
          <w:trHeight w:val="1245"/>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5</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Quản lý thông tin kiểm tra, kiểm định</w:t>
            </w:r>
          </w:p>
        </w:tc>
        <w:tc>
          <w:tcPr>
            <w:tcW w:w="5811" w:type="dxa"/>
            <w:shd w:val="clear" w:color="auto" w:fill="auto"/>
            <w:vAlign w:val="center"/>
          </w:tcPr>
          <w:p w:rsidR="00AB243E" w:rsidRPr="0011067F" w:rsidRDefault="00EB3C60"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Quản lý các thông tin về các đợt kiểm tra, kiểm định cầu đường bộ như: Thời gian, Mức độ, Nội dung, Đánh giá kết luận.</w:t>
            </w:r>
          </w:p>
        </w:tc>
      </w:tr>
      <w:tr w:rsidR="00AB243E" w:rsidRPr="001B0D5B" w:rsidTr="00AB243E">
        <w:trPr>
          <w:trHeight w:val="743"/>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6</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 xml:space="preserve">Quản lý </w:t>
            </w:r>
            <w:r w:rsidR="00EB3C60" w:rsidRPr="0011067F">
              <w:rPr>
                <w:rFonts w:ascii="Times New Roman" w:hAnsi="Times New Roman" w:cs="Times New Roman"/>
                <w:sz w:val="26"/>
                <w:szCs w:val="26"/>
              </w:rPr>
              <w:t>Thông tin chung khác</w:t>
            </w:r>
          </w:p>
        </w:tc>
        <w:tc>
          <w:tcPr>
            <w:tcW w:w="5811" w:type="dxa"/>
            <w:shd w:val="clear" w:color="auto" w:fill="auto"/>
            <w:vAlign w:val="center"/>
          </w:tcPr>
          <w:p w:rsidR="00AB243E" w:rsidRPr="0011067F" w:rsidRDefault="00EB3C60"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Các thông tin chung khác liên quan đế</w:t>
            </w:r>
            <w:r w:rsidR="007F2CF2" w:rsidRPr="0011067F">
              <w:rPr>
                <w:rFonts w:ascii="Times New Roman" w:hAnsi="Times New Roman" w:cs="Times New Roman"/>
                <w:sz w:val="26"/>
                <w:szCs w:val="26"/>
              </w:rPr>
              <w:t>n</w:t>
            </w:r>
            <w:r w:rsidRPr="0011067F">
              <w:rPr>
                <w:rFonts w:ascii="Times New Roman" w:hAnsi="Times New Roman" w:cs="Times New Roman"/>
                <w:sz w:val="26"/>
                <w:szCs w:val="26"/>
              </w:rPr>
              <w:t xml:space="preserve"> cầu đường bộ như:</w:t>
            </w:r>
          </w:p>
          <w:p w:rsidR="00EB3C60" w:rsidRPr="0011067F" w:rsidRDefault="00EB3C60"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 xml:space="preserve">- Đơn vị: Thông tin về Đơn vị chủ quản, Đơn vị </w:t>
            </w:r>
            <w:r w:rsidR="00711D13" w:rsidRPr="0011067F">
              <w:rPr>
                <w:rFonts w:ascii="Times New Roman" w:hAnsi="Times New Roman" w:cs="Times New Roman"/>
                <w:sz w:val="26"/>
                <w:szCs w:val="26"/>
              </w:rPr>
              <w:t>quản lý vận hành hoặc Đơn vị xây dựng, bả</w:t>
            </w:r>
            <w:r w:rsidR="004F0F37" w:rsidRPr="0011067F">
              <w:rPr>
                <w:rFonts w:ascii="Times New Roman" w:hAnsi="Times New Roman" w:cs="Times New Roman"/>
                <w:sz w:val="26"/>
                <w:szCs w:val="26"/>
              </w:rPr>
              <w:t>o trì;</w:t>
            </w:r>
          </w:p>
          <w:p w:rsidR="007F2CF2" w:rsidRPr="0011067F" w:rsidRDefault="007F2CF2"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 Đơn vị Hành chính:</w:t>
            </w:r>
            <w:r w:rsidR="004F0F37" w:rsidRPr="0011067F">
              <w:rPr>
                <w:rFonts w:ascii="Times New Roman" w:hAnsi="Times New Roman" w:cs="Times New Roman"/>
                <w:sz w:val="26"/>
                <w:szCs w:val="26"/>
              </w:rPr>
              <w:t xml:space="preserve"> Tỉnh/Thành phố; Quận/Huyện; Xã/Phường;</w:t>
            </w:r>
          </w:p>
          <w:p w:rsidR="004F0F37" w:rsidRPr="0011067F" w:rsidRDefault="004F0F37"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 Mức độ kiểm tra cầu;</w:t>
            </w:r>
          </w:p>
          <w:p w:rsidR="004F0F37" w:rsidRPr="0011067F" w:rsidRDefault="004F0F37"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 Mức độ bảo trì cầu;</w:t>
            </w:r>
          </w:p>
          <w:p w:rsidR="004F0F37" w:rsidRPr="0011067F" w:rsidRDefault="004F0F37" w:rsidP="0011067F">
            <w:pPr>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 Các thông tin chung khác: dữ liệu chuẩn hóa cho thông tin cầu.</w:t>
            </w:r>
          </w:p>
        </w:tc>
      </w:tr>
      <w:tr w:rsidR="00AB243E" w:rsidRPr="001B0D5B" w:rsidTr="00AB243E">
        <w:trPr>
          <w:trHeight w:val="742"/>
        </w:trPr>
        <w:tc>
          <w:tcPr>
            <w:tcW w:w="864" w:type="dxa"/>
            <w:shd w:val="clear" w:color="auto" w:fill="auto"/>
            <w:vAlign w:val="center"/>
          </w:tcPr>
          <w:p w:rsidR="00AB243E" w:rsidRPr="0011067F" w:rsidRDefault="00AB243E"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7</w:t>
            </w:r>
          </w:p>
        </w:tc>
        <w:tc>
          <w:tcPr>
            <w:tcW w:w="2397" w:type="dxa"/>
            <w:shd w:val="clear" w:color="auto" w:fill="auto"/>
            <w:vAlign w:val="center"/>
          </w:tcPr>
          <w:p w:rsidR="00AB243E" w:rsidRPr="0011067F" w:rsidRDefault="00AB243E"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Quản lý người dùng</w:t>
            </w:r>
          </w:p>
        </w:tc>
        <w:tc>
          <w:tcPr>
            <w:tcW w:w="5811" w:type="dxa"/>
            <w:shd w:val="clear" w:color="auto" w:fill="auto"/>
            <w:vAlign w:val="center"/>
          </w:tcPr>
          <w:p w:rsidR="00AB243E" w:rsidRPr="0011067F" w:rsidRDefault="00AB243E" w:rsidP="0011067F">
            <w:pPr>
              <w:keepNext/>
              <w:spacing w:after="0" w:line="312" w:lineRule="auto"/>
              <w:jc w:val="both"/>
              <w:rPr>
                <w:rFonts w:ascii="Times New Roman" w:hAnsi="Times New Roman" w:cs="Times New Roman"/>
                <w:sz w:val="26"/>
                <w:szCs w:val="26"/>
              </w:rPr>
            </w:pPr>
            <w:r w:rsidRPr="0011067F">
              <w:rPr>
                <w:rFonts w:ascii="Times New Roman" w:hAnsi="Times New Roman" w:cs="Times New Roman"/>
                <w:sz w:val="26"/>
                <w:szCs w:val="26"/>
              </w:rPr>
              <w:t>Quản lý thông tin người dùng hệ thống.</w:t>
            </w:r>
          </w:p>
        </w:tc>
      </w:tr>
    </w:tbl>
    <w:p w:rsidR="00065BF6" w:rsidRPr="00B738DF" w:rsidRDefault="0014073A" w:rsidP="008276B0">
      <w:pPr>
        <w:pStyle w:val="Caption"/>
        <w:spacing w:before="120" w:after="120" w:line="312" w:lineRule="auto"/>
        <w:jc w:val="center"/>
        <w:rPr>
          <w:rFonts w:ascii="Times New Roman" w:hAnsi="Times New Roman" w:cs="Times New Roman"/>
          <w:color w:val="auto"/>
          <w:sz w:val="26"/>
          <w:szCs w:val="26"/>
        </w:rPr>
      </w:pPr>
      <w:bookmarkStart w:id="71" w:name="_Toc5779698"/>
      <w:bookmarkStart w:id="72" w:name="_Toc8739567"/>
      <w:bookmarkStart w:id="73" w:name="_Toc8973615"/>
      <w:r w:rsidRPr="00B738DF">
        <w:rPr>
          <w:rFonts w:ascii="Times New Roman" w:hAnsi="Times New Roman" w:cs="Times New Roman"/>
          <w:color w:val="auto"/>
          <w:sz w:val="26"/>
          <w:szCs w:val="26"/>
        </w:rPr>
        <w:t xml:space="preserve">Bảng </w:t>
      </w:r>
      <w:r w:rsidRPr="00B738DF">
        <w:rPr>
          <w:rFonts w:ascii="Times New Roman" w:hAnsi="Times New Roman" w:cs="Times New Roman"/>
          <w:color w:val="auto"/>
          <w:sz w:val="26"/>
          <w:szCs w:val="26"/>
        </w:rPr>
        <w:fldChar w:fldCharType="begin"/>
      </w:r>
      <w:r w:rsidRPr="00B738DF">
        <w:rPr>
          <w:rFonts w:ascii="Times New Roman" w:hAnsi="Times New Roman" w:cs="Times New Roman"/>
          <w:color w:val="auto"/>
          <w:sz w:val="26"/>
          <w:szCs w:val="26"/>
        </w:rPr>
        <w:instrText xml:space="preserve"> SEQ Bảng \* ARABIC </w:instrText>
      </w:r>
      <w:r w:rsidRPr="00B738DF">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3</w:t>
      </w:r>
      <w:r w:rsidRPr="00B738DF">
        <w:rPr>
          <w:rFonts w:ascii="Times New Roman" w:hAnsi="Times New Roman" w:cs="Times New Roman"/>
          <w:color w:val="auto"/>
          <w:sz w:val="26"/>
          <w:szCs w:val="26"/>
        </w:rPr>
        <w:fldChar w:fldCharType="end"/>
      </w:r>
      <w:r w:rsidRPr="00B738DF">
        <w:rPr>
          <w:rFonts w:ascii="Times New Roman" w:hAnsi="Times New Roman" w:cs="Times New Roman"/>
          <w:color w:val="auto"/>
          <w:sz w:val="26"/>
          <w:szCs w:val="26"/>
        </w:rPr>
        <w:t>. Bảng chức năng của ứng dụng</w:t>
      </w:r>
      <w:bookmarkEnd w:id="71"/>
      <w:bookmarkEnd w:id="72"/>
      <w:bookmarkEnd w:id="73"/>
    </w:p>
    <w:p w:rsidR="0019626B" w:rsidRDefault="0019626B" w:rsidP="003E421F">
      <w:pPr>
        <w:pStyle w:val="Heading2"/>
        <w:ind w:firstLine="720"/>
      </w:pPr>
      <w:bookmarkStart w:id="74" w:name="_Toc8936957"/>
      <w:r>
        <w:t>2.4</w:t>
      </w:r>
      <w:r w:rsidR="003E421F">
        <w:t>.</w:t>
      </w:r>
      <w:r>
        <w:t xml:space="preserve"> Thiết kế cơ sở dữ liệu</w:t>
      </w:r>
      <w:bookmarkEnd w:id="74"/>
    </w:p>
    <w:p w:rsidR="009E4CF3" w:rsidRDefault="009E4CF3" w:rsidP="006E3E78">
      <w:pPr>
        <w:pStyle w:val="Heading4"/>
      </w:pPr>
      <w:r>
        <w:tab/>
      </w:r>
      <w:r w:rsidR="00451044">
        <w:t>2.4.1.</w:t>
      </w:r>
      <w:r w:rsidRPr="009E4CF3">
        <w:t xml:space="preserve"> Danh sách các bảng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3682"/>
        <w:gridCol w:w="4563"/>
      </w:tblGrid>
      <w:tr w:rsidR="00227001" w:rsidRPr="001B0D5B" w:rsidTr="004B015B">
        <w:trPr>
          <w:trHeight w:val="435"/>
          <w:tblHeader/>
        </w:trPr>
        <w:tc>
          <w:tcPr>
            <w:tcW w:w="709" w:type="dxa"/>
            <w:shd w:val="clear" w:color="auto" w:fill="DEEAF6" w:themeFill="accent1" w:themeFillTint="33"/>
            <w:vAlign w:val="center"/>
          </w:tcPr>
          <w:p w:rsidR="00227001" w:rsidRPr="004B015B" w:rsidRDefault="00227001"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STT</w:t>
            </w:r>
          </w:p>
        </w:tc>
        <w:tc>
          <w:tcPr>
            <w:tcW w:w="3686" w:type="dxa"/>
            <w:shd w:val="clear" w:color="auto" w:fill="DEEAF6" w:themeFill="accent1" w:themeFillTint="33"/>
            <w:vAlign w:val="center"/>
          </w:tcPr>
          <w:p w:rsidR="00227001" w:rsidRPr="004B015B" w:rsidRDefault="00227001"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Tên thực thể</w:t>
            </w:r>
          </w:p>
        </w:tc>
        <w:tc>
          <w:tcPr>
            <w:tcW w:w="4677" w:type="dxa"/>
            <w:shd w:val="clear" w:color="auto" w:fill="DEEAF6" w:themeFill="accent1" w:themeFillTint="33"/>
            <w:vAlign w:val="center"/>
          </w:tcPr>
          <w:p w:rsidR="00227001" w:rsidRPr="004B015B" w:rsidRDefault="00227001" w:rsidP="004B015B">
            <w:pPr>
              <w:spacing w:after="0" w:line="312" w:lineRule="auto"/>
              <w:jc w:val="center"/>
              <w:rPr>
                <w:rFonts w:ascii="Times New Roman" w:hAnsi="Times New Roman" w:cs="Times New Roman"/>
                <w:b/>
                <w:sz w:val="26"/>
                <w:szCs w:val="26"/>
              </w:rPr>
            </w:pPr>
            <w:r w:rsidRPr="004B015B">
              <w:rPr>
                <w:rFonts w:ascii="Times New Roman" w:hAnsi="Times New Roman" w:cs="Times New Roman"/>
                <w:b/>
                <w:sz w:val="26"/>
                <w:szCs w:val="26"/>
              </w:rPr>
              <w:t>Mô tả</w:t>
            </w:r>
          </w:p>
        </w:tc>
      </w:tr>
      <w:tr w:rsidR="00227001" w:rsidRPr="001B0D5B" w:rsidTr="00BC4473">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chính về cầu</w:t>
            </w:r>
          </w:p>
        </w:tc>
      </w:tr>
      <w:tr w:rsidR="00227001" w:rsidRPr="001B0D5B" w:rsidTr="00BC4473">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Tb_cau_baotri</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 xml:space="preserve">Lưu thông tin về </w:t>
            </w:r>
            <w:r w:rsidR="008E0126" w:rsidRPr="0011067F">
              <w:rPr>
                <w:rFonts w:ascii="Times New Roman" w:hAnsi="Times New Roman" w:cs="Times New Roman"/>
                <w:sz w:val="26"/>
                <w:szCs w:val="26"/>
              </w:rPr>
              <w:t>duy tu bảo dưỡng và sửa chữa cầu</w:t>
            </w:r>
          </w:p>
        </w:tc>
      </w:tr>
      <w:tr w:rsidR="00227001" w:rsidRPr="001B0D5B" w:rsidTr="00BC4473">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lastRenderedPageBreak/>
              <w:t>3</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Tb_cau_baotri_mucdo</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mức độ bảo trì cầu</w:t>
            </w:r>
          </w:p>
        </w:tc>
      </w:tr>
      <w:tr w:rsidR="00227001" w:rsidRPr="001B0D5B" w:rsidTr="00BC4473">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4</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Tb_cau_catngangmatcau</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cắt ngang mặt cầu</w:t>
            </w:r>
          </w:p>
        </w:tc>
      </w:tr>
      <w:tr w:rsidR="00227001" w:rsidRPr="001B0D5B" w:rsidTr="00BC4473">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5</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Tb_cau_chongthamvathoatnuoc</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chống thấm và thoát nước của cầu</w:t>
            </w:r>
          </w:p>
        </w:tc>
      </w:tr>
      <w:tr w:rsidR="00227001" w:rsidRPr="001B0D5B" w:rsidTr="00BC4473">
        <w:trPr>
          <w:trHeight w:val="144"/>
        </w:trPr>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6</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Tb_cau_goicau</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gối cầu</w:t>
            </w:r>
          </w:p>
        </w:tc>
      </w:tr>
      <w:tr w:rsidR="00227001" w:rsidRPr="001B0D5B" w:rsidTr="00BC4473">
        <w:trPr>
          <w:trHeight w:val="142"/>
        </w:trPr>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7</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Tb_cau_kebaove</w:t>
            </w:r>
          </w:p>
        </w:tc>
        <w:tc>
          <w:tcPr>
            <w:tcW w:w="4677" w:type="dxa"/>
            <w:shd w:val="clear" w:color="auto" w:fill="auto"/>
            <w:vAlign w:val="center"/>
          </w:tcPr>
          <w:p w:rsidR="00227001" w:rsidRPr="0011067F" w:rsidRDefault="00227001" w:rsidP="001D72C6">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thuộc tính kè bảo vệ cầu</w:t>
            </w:r>
          </w:p>
        </w:tc>
      </w:tr>
      <w:tr w:rsidR="00227001" w:rsidRPr="001B0D5B" w:rsidTr="00BC4473">
        <w:trPr>
          <w:trHeight w:val="142"/>
        </w:trPr>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8</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Tb_cau_ketcauduoi_</w:t>
            </w:r>
            <w:r w:rsidR="008E0126" w:rsidRPr="0011067F">
              <w:rPr>
                <w:rFonts w:ascii="Times New Roman" w:hAnsi="Times New Roman" w:cs="Times New Roman"/>
                <w:sz w:val="26"/>
                <w:szCs w:val="26"/>
              </w:rPr>
              <w:t>mo</w:t>
            </w:r>
          </w:p>
        </w:tc>
        <w:tc>
          <w:tcPr>
            <w:tcW w:w="4677"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kết cấu dưới của cầu – Phần</w:t>
            </w:r>
            <w:r w:rsidR="008E0126" w:rsidRPr="0011067F">
              <w:rPr>
                <w:rFonts w:ascii="Times New Roman" w:hAnsi="Times New Roman" w:cs="Times New Roman"/>
                <w:sz w:val="26"/>
                <w:szCs w:val="26"/>
              </w:rPr>
              <w:t xml:space="preserve"> mố</w:t>
            </w:r>
          </w:p>
        </w:tc>
      </w:tr>
      <w:tr w:rsidR="00227001" w:rsidRPr="001B0D5B" w:rsidTr="00BC4473">
        <w:trPr>
          <w:trHeight w:val="142"/>
        </w:trPr>
        <w:tc>
          <w:tcPr>
            <w:tcW w:w="709" w:type="dxa"/>
            <w:shd w:val="clear" w:color="auto" w:fill="auto"/>
            <w:vAlign w:val="center"/>
          </w:tcPr>
          <w:p w:rsidR="00227001" w:rsidRPr="0011067F" w:rsidRDefault="00227001"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9</w:t>
            </w:r>
          </w:p>
        </w:tc>
        <w:tc>
          <w:tcPr>
            <w:tcW w:w="3686" w:type="dxa"/>
            <w:shd w:val="clear" w:color="auto" w:fill="auto"/>
            <w:vAlign w:val="center"/>
          </w:tcPr>
          <w:p w:rsidR="00227001" w:rsidRPr="0011067F" w:rsidRDefault="00227001"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w:t>
            </w:r>
            <w:r w:rsidR="008E0126" w:rsidRPr="0011067F">
              <w:rPr>
                <w:rFonts w:ascii="Times New Roman" w:hAnsi="Times New Roman" w:cs="Times New Roman"/>
                <w:sz w:val="26"/>
                <w:szCs w:val="26"/>
              </w:rPr>
              <w:t>cau_ketcauduoi_tru</w:t>
            </w:r>
          </w:p>
        </w:tc>
        <w:tc>
          <w:tcPr>
            <w:tcW w:w="4677" w:type="dxa"/>
            <w:shd w:val="clear" w:color="auto" w:fill="auto"/>
            <w:vAlign w:val="center"/>
          </w:tcPr>
          <w:p w:rsidR="00227001"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kết cấu dưới của cầu – Phần trụ</w:t>
            </w:r>
          </w:p>
        </w:tc>
      </w:tr>
      <w:tr w:rsidR="00227001" w:rsidRPr="001B0D5B" w:rsidTr="00BC4473">
        <w:trPr>
          <w:trHeight w:val="142"/>
        </w:trPr>
        <w:tc>
          <w:tcPr>
            <w:tcW w:w="709" w:type="dxa"/>
            <w:shd w:val="clear" w:color="auto" w:fill="auto"/>
            <w:vAlign w:val="center"/>
          </w:tcPr>
          <w:p w:rsidR="00227001" w:rsidRPr="0011067F" w:rsidRDefault="008E0126"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10</w:t>
            </w:r>
          </w:p>
        </w:tc>
        <w:tc>
          <w:tcPr>
            <w:tcW w:w="3686" w:type="dxa"/>
            <w:shd w:val="clear" w:color="auto" w:fill="auto"/>
            <w:vAlign w:val="center"/>
          </w:tcPr>
          <w:p w:rsidR="00227001"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Tb_cau_ketcaunhip</w:t>
            </w:r>
          </w:p>
        </w:tc>
        <w:tc>
          <w:tcPr>
            <w:tcW w:w="4677" w:type="dxa"/>
            <w:shd w:val="clear" w:color="auto" w:fill="auto"/>
            <w:vAlign w:val="center"/>
          </w:tcPr>
          <w:p w:rsidR="00227001"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kết cấu nhịp của cầu</w:t>
            </w:r>
          </w:p>
        </w:tc>
      </w:tr>
      <w:tr w:rsidR="008E0126" w:rsidRPr="001B0D5B" w:rsidTr="00BC4473">
        <w:trPr>
          <w:trHeight w:val="142"/>
        </w:trPr>
        <w:tc>
          <w:tcPr>
            <w:tcW w:w="709" w:type="dxa"/>
            <w:shd w:val="clear" w:color="auto" w:fill="auto"/>
            <w:vAlign w:val="center"/>
          </w:tcPr>
          <w:p w:rsidR="008E0126" w:rsidRPr="0011067F" w:rsidRDefault="008E0126"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11</w:t>
            </w:r>
          </w:p>
        </w:tc>
        <w:tc>
          <w:tcPr>
            <w:tcW w:w="3686" w:type="dxa"/>
            <w:shd w:val="clear" w:color="auto" w:fill="auto"/>
            <w:vAlign w:val="center"/>
          </w:tcPr>
          <w:p w:rsidR="008E0126"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Tb_cau_khecogian</w:t>
            </w:r>
          </w:p>
        </w:tc>
        <w:tc>
          <w:tcPr>
            <w:tcW w:w="4677" w:type="dxa"/>
            <w:shd w:val="clear" w:color="auto" w:fill="auto"/>
            <w:vAlign w:val="center"/>
          </w:tcPr>
          <w:p w:rsidR="008E0126"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khe co giãn cầu</w:t>
            </w:r>
          </w:p>
        </w:tc>
      </w:tr>
      <w:tr w:rsidR="008E0126" w:rsidRPr="001B0D5B" w:rsidTr="00BC4473">
        <w:trPr>
          <w:trHeight w:val="142"/>
        </w:trPr>
        <w:tc>
          <w:tcPr>
            <w:tcW w:w="709" w:type="dxa"/>
            <w:shd w:val="clear" w:color="auto" w:fill="auto"/>
            <w:vAlign w:val="center"/>
          </w:tcPr>
          <w:p w:rsidR="008E0126" w:rsidRPr="0011067F" w:rsidRDefault="008E0126"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12</w:t>
            </w:r>
          </w:p>
        </w:tc>
        <w:tc>
          <w:tcPr>
            <w:tcW w:w="3686" w:type="dxa"/>
            <w:shd w:val="clear" w:color="auto" w:fill="auto"/>
            <w:vAlign w:val="center"/>
          </w:tcPr>
          <w:p w:rsidR="008E0126"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Tb_cau_kiemtra</w:t>
            </w:r>
          </w:p>
        </w:tc>
        <w:tc>
          <w:tcPr>
            <w:tcW w:w="4677" w:type="dxa"/>
            <w:shd w:val="clear" w:color="auto" w:fill="auto"/>
            <w:vAlign w:val="center"/>
          </w:tcPr>
          <w:p w:rsidR="008E0126" w:rsidRPr="0011067F" w:rsidRDefault="008E0126"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kiểm tra, kiểm định cầu</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13</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Tb_cau_kiemtra_mucdo</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mức độ kiểm tra</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14</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Tb_cau_lichsu</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lịch sử cầu</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15</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Tb_cau_thietbicongcongtrencau</w:t>
            </w:r>
          </w:p>
        </w:tc>
        <w:tc>
          <w:tcPr>
            <w:tcW w:w="4677" w:type="dxa"/>
            <w:shd w:val="clear" w:color="auto" w:fill="auto"/>
            <w:vAlign w:val="center"/>
          </w:tcPr>
          <w:p w:rsidR="00123802" w:rsidRPr="0011067F" w:rsidRDefault="00123802" w:rsidP="001D72C6">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các thiết bị công cộng</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16</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Tb_cau_thongtinchung</w:t>
            </w:r>
          </w:p>
        </w:tc>
        <w:tc>
          <w:tcPr>
            <w:tcW w:w="4677" w:type="dxa"/>
            <w:shd w:val="clear" w:color="auto" w:fill="auto"/>
            <w:vAlign w:val="center"/>
          </w:tcPr>
          <w:p w:rsidR="00123802" w:rsidRPr="0011067F" w:rsidRDefault="00123802" w:rsidP="00C82234">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dữ liệu chuẩ</w:t>
            </w:r>
            <w:r w:rsidR="00C82234">
              <w:rPr>
                <w:rFonts w:ascii="Times New Roman" w:hAnsi="Times New Roman" w:cs="Times New Roman"/>
                <w:sz w:val="26"/>
                <w:szCs w:val="26"/>
              </w:rPr>
              <w:t>n hóa</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17</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Tb_cau_thongtinduungluc</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các thuộc tính về dự ứng lực trên cầu</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18</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Tb_donvi</w:t>
            </w:r>
          </w:p>
        </w:tc>
        <w:tc>
          <w:tcPr>
            <w:tcW w:w="4677" w:type="dxa"/>
            <w:shd w:val="clear" w:color="auto" w:fill="auto"/>
            <w:vAlign w:val="center"/>
          </w:tcPr>
          <w:p w:rsidR="00123802" w:rsidRPr="0011067F" w:rsidRDefault="00123802" w:rsidP="00816709">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các đơn vị</w:t>
            </w:r>
            <w:r w:rsidR="008D54E3" w:rsidRPr="0011067F">
              <w:rPr>
                <w:rFonts w:ascii="Times New Roman" w:hAnsi="Times New Roman" w:cs="Times New Roman"/>
                <w:sz w:val="26"/>
                <w:szCs w:val="26"/>
              </w:rPr>
              <w:t>.</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19</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Tb_hinhanh</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các hình ảnh cầu</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20</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Tb_tuyenduong</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các tuyến đường</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21</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User</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người sử dụng hệ thống</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22</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Vn_tinh</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địa giới hành chính: Tỉnh/Thành phố</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23</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Vn_huyen</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địa giới hành chính: Quận/Huyện</w:t>
            </w:r>
          </w:p>
        </w:tc>
      </w:tr>
      <w:tr w:rsidR="00123802" w:rsidRPr="001B0D5B" w:rsidTr="00BC4473">
        <w:trPr>
          <w:trHeight w:val="142"/>
        </w:trPr>
        <w:tc>
          <w:tcPr>
            <w:tcW w:w="709" w:type="dxa"/>
            <w:shd w:val="clear" w:color="auto" w:fill="auto"/>
            <w:vAlign w:val="center"/>
          </w:tcPr>
          <w:p w:rsidR="00123802" w:rsidRPr="0011067F" w:rsidRDefault="00123802" w:rsidP="0011067F">
            <w:pPr>
              <w:spacing w:after="0" w:line="312" w:lineRule="auto"/>
              <w:jc w:val="center"/>
              <w:rPr>
                <w:rFonts w:ascii="Times New Roman" w:hAnsi="Times New Roman" w:cs="Times New Roman"/>
                <w:sz w:val="26"/>
                <w:szCs w:val="26"/>
              </w:rPr>
            </w:pPr>
            <w:r w:rsidRPr="0011067F">
              <w:rPr>
                <w:rFonts w:ascii="Times New Roman" w:hAnsi="Times New Roman" w:cs="Times New Roman"/>
                <w:sz w:val="26"/>
                <w:szCs w:val="26"/>
              </w:rPr>
              <w:t>24</w:t>
            </w:r>
          </w:p>
        </w:tc>
        <w:tc>
          <w:tcPr>
            <w:tcW w:w="3686"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Vn_xa</w:t>
            </w:r>
          </w:p>
        </w:tc>
        <w:tc>
          <w:tcPr>
            <w:tcW w:w="4677" w:type="dxa"/>
            <w:shd w:val="clear" w:color="auto" w:fill="auto"/>
            <w:vAlign w:val="center"/>
          </w:tcPr>
          <w:p w:rsidR="00123802" w:rsidRPr="0011067F" w:rsidRDefault="00123802" w:rsidP="0011067F">
            <w:pPr>
              <w:spacing w:after="0" w:line="312" w:lineRule="auto"/>
              <w:rPr>
                <w:rFonts w:ascii="Times New Roman" w:hAnsi="Times New Roman" w:cs="Times New Roman"/>
                <w:sz w:val="26"/>
                <w:szCs w:val="26"/>
              </w:rPr>
            </w:pPr>
            <w:r w:rsidRPr="0011067F">
              <w:rPr>
                <w:rFonts w:ascii="Times New Roman" w:hAnsi="Times New Roman" w:cs="Times New Roman"/>
                <w:sz w:val="26"/>
                <w:szCs w:val="26"/>
              </w:rPr>
              <w:t>Lưu thông tin về địa giới hành chính: Xã/Phường</w:t>
            </w:r>
          </w:p>
        </w:tc>
      </w:tr>
    </w:tbl>
    <w:p w:rsidR="00F354E4" w:rsidRPr="003E71F8" w:rsidRDefault="003E71F8" w:rsidP="008276B0">
      <w:pPr>
        <w:pStyle w:val="Caption"/>
        <w:spacing w:before="120" w:after="120" w:line="312" w:lineRule="auto"/>
        <w:jc w:val="center"/>
        <w:rPr>
          <w:rFonts w:ascii="Times New Roman" w:hAnsi="Times New Roman" w:cs="Times New Roman"/>
          <w:color w:val="auto"/>
          <w:sz w:val="26"/>
          <w:szCs w:val="26"/>
        </w:rPr>
      </w:pPr>
      <w:bookmarkStart w:id="75" w:name="_Toc5779699"/>
      <w:bookmarkStart w:id="76" w:name="_Toc8739568"/>
      <w:bookmarkStart w:id="77" w:name="_Toc8973616"/>
      <w:r w:rsidRPr="003E71F8">
        <w:rPr>
          <w:rFonts w:ascii="Times New Roman" w:hAnsi="Times New Roman" w:cs="Times New Roman"/>
          <w:color w:val="auto"/>
          <w:sz w:val="26"/>
          <w:szCs w:val="26"/>
        </w:rPr>
        <w:t xml:space="preserve">Bảng </w:t>
      </w:r>
      <w:r w:rsidRPr="003E71F8">
        <w:rPr>
          <w:rFonts w:ascii="Times New Roman" w:hAnsi="Times New Roman" w:cs="Times New Roman"/>
          <w:color w:val="auto"/>
          <w:sz w:val="26"/>
          <w:szCs w:val="26"/>
        </w:rPr>
        <w:fldChar w:fldCharType="begin"/>
      </w:r>
      <w:r w:rsidRPr="003E71F8">
        <w:rPr>
          <w:rFonts w:ascii="Times New Roman" w:hAnsi="Times New Roman" w:cs="Times New Roman"/>
          <w:color w:val="auto"/>
          <w:sz w:val="26"/>
          <w:szCs w:val="26"/>
        </w:rPr>
        <w:instrText xml:space="preserve"> SEQ Bảng \* ARABIC </w:instrText>
      </w:r>
      <w:r w:rsidRPr="003E71F8">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4</w:t>
      </w:r>
      <w:r w:rsidRPr="003E71F8">
        <w:rPr>
          <w:rFonts w:ascii="Times New Roman" w:hAnsi="Times New Roman" w:cs="Times New Roman"/>
          <w:color w:val="auto"/>
          <w:sz w:val="26"/>
          <w:szCs w:val="26"/>
        </w:rPr>
        <w:fldChar w:fldCharType="end"/>
      </w:r>
      <w:r w:rsidRPr="003E71F8">
        <w:rPr>
          <w:rFonts w:ascii="Times New Roman" w:hAnsi="Times New Roman" w:cs="Times New Roman"/>
          <w:color w:val="auto"/>
          <w:sz w:val="26"/>
          <w:szCs w:val="26"/>
        </w:rPr>
        <w:t>. Danh sách các bảng cơ sở dữ liệu</w:t>
      </w:r>
      <w:bookmarkEnd w:id="75"/>
      <w:bookmarkEnd w:id="76"/>
      <w:bookmarkEnd w:id="77"/>
    </w:p>
    <w:p w:rsidR="009E4CF3" w:rsidRDefault="00571E17" w:rsidP="006E3E78">
      <w:pPr>
        <w:pStyle w:val="Heading4"/>
        <w:ind w:firstLine="720"/>
      </w:pPr>
      <w:r>
        <w:lastRenderedPageBreak/>
        <w:t xml:space="preserve"> </w:t>
      </w:r>
      <w:r w:rsidR="00451044">
        <w:t>2.4.2.</w:t>
      </w:r>
      <w:r w:rsidR="009E4CF3" w:rsidRPr="009E4CF3">
        <w:t xml:space="preserve"> </w:t>
      </w:r>
      <w:r w:rsidR="0098183A">
        <w:t>Bảng Cầu đường bộ</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F17FD4" w:rsidRPr="001B0D5B" w:rsidTr="004B015B">
        <w:trPr>
          <w:tblHeader/>
        </w:trPr>
        <w:tc>
          <w:tcPr>
            <w:tcW w:w="709" w:type="dxa"/>
            <w:shd w:val="clear" w:color="auto" w:fill="DEEAF6" w:themeFill="accent1" w:themeFillTint="33"/>
            <w:vAlign w:val="center"/>
          </w:tcPr>
          <w:p w:rsidR="00F17FD4" w:rsidRPr="00F17FD4" w:rsidRDefault="00F17FD4"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F17FD4" w:rsidRPr="00F17FD4" w:rsidRDefault="00F17FD4"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F17FD4" w:rsidRPr="00F17FD4" w:rsidRDefault="00F17FD4"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F17FD4" w:rsidRPr="00F17FD4" w:rsidRDefault="00F17FD4"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F17FD4" w:rsidRPr="00F17FD4" w:rsidRDefault="00F17FD4" w:rsidP="004B015B">
            <w:pPr>
              <w:pStyle w:val="Nidung"/>
              <w:spacing w:before="0" w:line="312" w:lineRule="auto"/>
              <w:ind w:firstLine="0"/>
              <w:jc w:val="center"/>
              <w:rPr>
                <w:b/>
                <w:szCs w:val="26"/>
              </w:rPr>
            </w:pPr>
            <w:r w:rsidRPr="00F17FD4">
              <w:rPr>
                <w:b/>
                <w:szCs w:val="26"/>
              </w:rPr>
              <w:t>Mô tả</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w:t>
            </w:r>
          </w:p>
        </w:tc>
        <w:tc>
          <w:tcPr>
            <w:tcW w:w="2410" w:type="dxa"/>
            <w:shd w:val="clear" w:color="auto" w:fill="auto"/>
            <w:vAlign w:val="center"/>
          </w:tcPr>
          <w:p w:rsidR="00F17FD4" w:rsidRPr="00F17FD4" w:rsidRDefault="00F17FD4"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Id</w:t>
            </w:r>
            <w:r w:rsidR="00A30815">
              <w:rPr>
                <w:rFonts w:ascii="Times New Roman" w:hAnsi="Times New Roman" w:cs="Times New Roman"/>
                <w:sz w:val="26"/>
                <w:szCs w:val="26"/>
              </w:rPr>
              <w:t>_cau</w:t>
            </w:r>
          </w:p>
        </w:tc>
        <w:tc>
          <w:tcPr>
            <w:tcW w:w="1701" w:type="dxa"/>
            <w:shd w:val="clear" w:color="auto" w:fill="auto"/>
            <w:vAlign w:val="center"/>
          </w:tcPr>
          <w:p w:rsidR="00F17FD4" w:rsidRPr="00F17FD4" w:rsidRDefault="00A3081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w:t>
            </w:r>
            <w:r w:rsidR="00F17FD4" w:rsidRPr="00F17FD4">
              <w:rPr>
                <w:rFonts w:ascii="Times New Roman" w:hAnsi="Times New Roman" w:cs="Times New Roman"/>
                <w:sz w:val="26"/>
                <w:szCs w:val="26"/>
              </w:rPr>
              <w:t>(11)</w:t>
            </w:r>
          </w:p>
        </w:tc>
        <w:tc>
          <w:tcPr>
            <w:tcW w:w="1560" w:type="dxa"/>
            <w:shd w:val="clear" w:color="auto" w:fill="auto"/>
            <w:vAlign w:val="center"/>
          </w:tcPr>
          <w:p w:rsidR="00F17FD4" w:rsidRPr="00F17FD4" w:rsidRDefault="00F17FD4"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F17FD4" w:rsidRPr="00F17FD4" w:rsidRDefault="00F17FD4"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w:t>
            </w:r>
          </w:p>
        </w:tc>
        <w:tc>
          <w:tcPr>
            <w:tcW w:w="2410" w:type="dxa"/>
            <w:shd w:val="clear" w:color="auto" w:fill="auto"/>
          </w:tcPr>
          <w:p w:rsidR="00F17FD4" w:rsidRPr="00B05053" w:rsidRDefault="00A30815" w:rsidP="00B05053">
            <w:pPr>
              <w:spacing w:after="0" w:line="312" w:lineRule="auto"/>
              <w:rPr>
                <w:rFonts w:ascii="Times New Roman" w:hAnsi="Times New Roman" w:cs="Times New Roman"/>
                <w:sz w:val="26"/>
                <w:szCs w:val="26"/>
              </w:rPr>
            </w:pPr>
            <w:r w:rsidRPr="00B05053">
              <w:rPr>
                <w:rFonts w:ascii="Times New Roman" w:hAnsi="Times New Roman" w:cs="Times New Roman"/>
                <w:sz w:val="26"/>
                <w:szCs w:val="26"/>
              </w:rPr>
              <w:t>Id_tuyenduong</w:t>
            </w:r>
          </w:p>
        </w:tc>
        <w:tc>
          <w:tcPr>
            <w:tcW w:w="1701" w:type="dxa"/>
            <w:shd w:val="clear" w:color="auto" w:fill="auto"/>
          </w:tcPr>
          <w:p w:rsidR="00F17FD4" w:rsidRPr="00B05053" w:rsidRDefault="00F17FD4" w:rsidP="00B05053">
            <w:pPr>
              <w:spacing w:after="0" w:line="312" w:lineRule="auto"/>
              <w:rPr>
                <w:rFonts w:ascii="Times New Roman" w:hAnsi="Times New Roman" w:cs="Times New Roman"/>
                <w:sz w:val="26"/>
                <w:szCs w:val="26"/>
              </w:rPr>
            </w:pPr>
            <w:r w:rsidRPr="00B05053">
              <w:rPr>
                <w:rFonts w:ascii="Times New Roman" w:hAnsi="Times New Roman" w:cs="Times New Roman"/>
                <w:sz w:val="26"/>
                <w:szCs w:val="26"/>
              </w:rPr>
              <w:t>Int(</w:t>
            </w:r>
            <w:r w:rsidR="00A30815" w:rsidRPr="00B05053">
              <w:rPr>
                <w:rFonts w:ascii="Times New Roman" w:hAnsi="Times New Roman" w:cs="Times New Roman"/>
                <w:sz w:val="26"/>
                <w:szCs w:val="26"/>
              </w:rPr>
              <w:t>5</w:t>
            </w:r>
            <w:r w:rsidRPr="00B05053">
              <w:rPr>
                <w:rFonts w:ascii="Times New Roman" w:hAnsi="Times New Roman" w:cs="Times New Roman"/>
                <w:sz w:val="26"/>
                <w:szCs w:val="26"/>
              </w:rPr>
              <w:t>)</w:t>
            </w:r>
          </w:p>
        </w:tc>
        <w:tc>
          <w:tcPr>
            <w:tcW w:w="1560" w:type="dxa"/>
            <w:shd w:val="clear" w:color="auto" w:fill="auto"/>
          </w:tcPr>
          <w:p w:rsidR="00F17FD4" w:rsidRPr="00B05053" w:rsidRDefault="00F17FD4" w:rsidP="00B05053">
            <w:pPr>
              <w:spacing w:after="0" w:line="312" w:lineRule="auto"/>
              <w:rPr>
                <w:rFonts w:ascii="Times New Roman" w:hAnsi="Times New Roman" w:cs="Times New Roman"/>
                <w:sz w:val="26"/>
                <w:szCs w:val="26"/>
              </w:rPr>
            </w:pPr>
            <w:r w:rsidRPr="00B05053">
              <w:rPr>
                <w:rFonts w:ascii="Times New Roman" w:hAnsi="Times New Roman" w:cs="Times New Roman"/>
                <w:sz w:val="26"/>
                <w:szCs w:val="26"/>
              </w:rPr>
              <w:t>Not null</w:t>
            </w:r>
          </w:p>
        </w:tc>
        <w:tc>
          <w:tcPr>
            <w:tcW w:w="2579" w:type="dxa"/>
            <w:shd w:val="clear" w:color="auto" w:fill="auto"/>
          </w:tcPr>
          <w:p w:rsidR="00F17FD4" w:rsidRPr="00B05053" w:rsidRDefault="00D23255" w:rsidP="00B05053">
            <w:pPr>
              <w:spacing w:after="0" w:line="312" w:lineRule="auto"/>
              <w:rPr>
                <w:rFonts w:ascii="Times New Roman" w:hAnsi="Times New Roman" w:cs="Times New Roman"/>
                <w:sz w:val="26"/>
                <w:szCs w:val="26"/>
              </w:rPr>
            </w:pPr>
            <w:r w:rsidRPr="00B05053">
              <w:rPr>
                <w:rFonts w:ascii="Times New Roman" w:hAnsi="Times New Roman" w:cs="Times New Roman"/>
                <w:sz w:val="26"/>
                <w:szCs w:val="26"/>
              </w:rPr>
              <w:t>Mã tuyến đường</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w:t>
            </w:r>
          </w:p>
        </w:tc>
        <w:tc>
          <w:tcPr>
            <w:tcW w:w="2410" w:type="dxa"/>
            <w:shd w:val="clear" w:color="auto" w:fill="auto"/>
            <w:vAlign w:val="center"/>
          </w:tcPr>
          <w:p w:rsidR="00F17FD4" w:rsidRPr="00F17FD4" w:rsidRDefault="00486C4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 </w:t>
            </w:r>
            <w:r w:rsidR="00D23255">
              <w:rPr>
                <w:rFonts w:ascii="Times New Roman" w:hAnsi="Times New Roman" w:cs="Times New Roman"/>
                <w:sz w:val="26"/>
                <w:szCs w:val="26"/>
              </w:rPr>
              <w:t>Sohieu</w:t>
            </w:r>
          </w:p>
        </w:tc>
        <w:tc>
          <w:tcPr>
            <w:tcW w:w="1701" w:type="dxa"/>
            <w:shd w:val="clear" w:color="auto" w:fill="auto"/>
            <w:vAlign w:val="center"/>
          </w:tcPr>
          <w:p w:rsidR="00F17FD4" w:rsidRPr="00F17FD4" w:rsidRDefault="00D2325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F17FD4" w:rsidRPr="00F17FD4" w:rsidRDefault="00D2325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D2325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Số hiệu cầu</w:t>
            </w:r>
          </w:p>
        </w:tc>
      </w:tr>
      <w:tr w:rsidR="00F17FD4" w:rsidRPr="001B0D5B" w:rsidTr="004B015B">
        <w:trPr>
          <w:trHeight w:val="163"/>
        </w:trPr>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Ten</w:t>
            </w:r>
          </w:p>
        </w:tc>
        <w:tc>
          <w:tcPr>
            <w:tcW w:w="1701"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Tên cầu</w:t>
            </w:r>
          </w:p>
        </w:tc>
      </w:tr>
      <w:tr w:rsidR="00F17FD4" w:rsidRPr="001B0D5B" w:rsidTr="004B015B">
        <w:trPr>
          <w:trHeight w:val="163"/>
        </w:trPr>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5</w:t>
            </w:r>
          </w:p>
        </w:tc>
        <w:tc>
          <w:tcPr>
            <w:tcW w:w="2410" w:type="dxa"/>
            <w:shd w:val="clear" w:color="auto" w:fill="auto"/>
            <w:vAlign w:val="center"/>
          </w:tcPr>
          <w:p w:rsidR="00F17FD4" w:rsidRPr="00F17FD4" w:rsidRDefault="00412F5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Doituongvuot</w:t>
            </w:r>
          </w:p>
        </w:tc>
        <w:tc>
          <w:tcPr>
            <w:tcW w:w="1701"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Mã đối tượng vượt</w:t>
            </w:r>
          </w:p>
        </w:tc>
      </w:tr>
      <w:tr w:rsidR="00F17FD4" w:rsidRPr="001B0D5B" w:rsidTr="004B015B">
        <w:trPr>
          <w:trHeight w:val="163"/>
        </w:trPr>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6</w:t>
            </w:r>
          </w:p>
        </w:tc>
        <w:tc>
          <w:tcPr>
            <w:tcW w:w="2410"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Tensongsuoi</w:t>
            </w:r>
          </w:p>
        </w:tc>
        <w:tc>
          <w:tcPr>
            <w:tcW w:w="1701"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Tên sông suối</w:t>
            </w:r>
          </w:p>
        </w:tc>
      </w:tr>
      <w:tr w:rsidR="00F17FD4" w:rsidRPr="001B0D5B" w:rsidTr="004B015B">
        <w:trPr>
          <w:trHeight w:val="163"/>
        </w:trPr>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7</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G</w:t>
            </w:r>
            <w:r w:rsidR="0046143B">
              <w:rPr>
                <w:rFonts w:ascii="Times New Roman" w:hAnsi="Times New Roman" w:cs="Times New Roman"/>
                <w:sz w:val="26"/>
                <w:szCs w:val="26"/>
              </w:rPr>
              <w:t>ocgiao</w:t>
            </w:r>
          </w:p>
        </w:tc>
        <w:tc>
          <w:tcPr>
            <w:tcW w:w="1701" w:type="dxa"/>
            <w:shd w:val="clear" w:color="auto" w:fill="auto"/>
            <w:vAlign w:val="center"/>
          </w:tcPr>
          <w:p w:rsidR="00F17FD4"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F17FD4" w:rsidRPr="00F17FD4" w:rsidRDefault="00FB52F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E9773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Góc giao</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8</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Kmchinh</w:t>
            </w:r>
          </w:p>
        </w:tc>
        <w:tc>
          <w:tcPr>
            <w:tcW w:w="1701" w:type="dxa"/>
            <w:shd w:val="clear" w:color="auto" w:fill="auto"/>
            <w:vAlign w:val="center"/>
          </w:tcPr>
          <w:p w:rsidR="00F17FD4"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w:t>
            </w:r>
            <w:r w:rsidR="005F1C58">
              <w:rPr>
                <w:rFonts w:ascii="Times New Roman" w:hAnsi="Times New Roman" w:cs="Times New Roman"/>
                <w:sz w:val="26"/>
                <w:szCs w:val="26"/>
              </w:rPr>
              <w:t>4</w:t>
            </w:r>
            <w:r>
              <w:rPr>
                <w:rFonts w:ascii="Times New Roman" w:hAnsi="Times New Roman" w:cs="Times New Roman"/>
                <w:sz w:val="26"/>
                <w:szCs w:val="26"/>
              </w:rPr>
              <w:t>)</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Lý trình: Km chính</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9</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Kmle</w:t>
            </w:r>
          </w:p>
        </w:tc>
        <w:tc>
          <w:tcPr>
            <w:tcW w:w="1701" w:type="dxa"/>
            <w:shd w:val="clear" w:color="auto" w:fill="auto"/>
            <w:vAlign w:val="center"/>
          </w:tcPr>
          <w:p w:rsidR="00F17FD4"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w:t>
            </w:r>
            <w:r w:rsidR="005F1C58">
              <w:rPr>
                <w:rFonts w:ascii="Times New Roman" w:hAnsi="Times New Roman" w:cs="Times New Roman"/>
                <w:sz w:val="26"/>
                <w:szCs w:val="26"/>
              </w:rPr>
              <w:t>4</w:t>
            </w:r>
            <w:r>
              <w:rPr>
                <w:rFonts w:ascii="Times New Roman" w:hAnsi="Times New Roman" w:cs="Times New Roman"/>
                <w:sz w:val="26"/>
                <w:szCs w:val="26"/>
              </w:rPr>
              <w:t>)</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Lý trình: Km lẻ</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10</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Vido</w:t>
            </w:r>
          </w:p>
        </w:tc>
        <w:tc>
          <w:tcPr>
            <w:tcW w:w="1701" w:type="dxa"/>
            <w:shd w:val="clear" w:color="auto" w:fill="auto"/>
            <w:vAlign w:val="center"/>
          </w:tcPr>
          <w:p w:rsidR="00F17FD4" w:rsidRPr="00F17FD4" w:rsidRDefault="00CA203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F17FD4" w:rsidRPr="00F17FD4" w:rsidRDefault="00FB52F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Vị trí: Vĩ độ</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11</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Kinhdo</w:t>
            </w:r>
          </w:p>
        </w:tc>
        <w:tc>
          <w:tcPr>
            <w:tcW w:w="1701" w:type="dxa"/>
            <w:shd w:val="clear" w:color="auto" w:fill="auto"/>
            <w:vAlign w:val="center"/>
          </w:tcPr>
          <w:p w:rsidR="00F17FD4" w:rsidRPr="00F17FD4" w:rsidRDefault="00CA203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F17FD4" w:rsidRPr="00F17FD4" w:rsidRDefault="00FB52F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Vị trí: Kinh độ</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12</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Id_tinh</w:t>
            </w:r>
          </w:p>
        </w:tc>
        <w:tc>
          <w:tcPr>
            <w:tcW w:w="1701" w:type="dxa"/>
            <w:shd w:val="clear" w:color="auto" w:fill="auto"/>
            <w:vAlign w:val="center"/>
          </w:tcPr>
          <w:p w:rsidR="00F17FD4" w:rsidRPr="00F17FD4" w:rsidRDefault="00CA203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Mã tỉnh</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13</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Id_huyen</w:t>
            </w:r>
          </w:p>
        </w:tc>
        <w:tc>
          <w:tcPr>
            <w:tcW w:w="1701" w:type="dxa"/>
            <w:shd w:val="clear" w:color="auto" w:fill="auto"/>
            <w:vAlign w:val="center"/>
          </w:tcPr>
          <w:p w:rsidR="00F17FD4" w:rsidRPr="00F17FD4" w:rsidRDefault="00CA203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Mã huyện</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14</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Id_xa</w:t>
            </w:r>
          </w:p>
        </w:tc>
        <w:tc>
          <w:tcPr>
            <w:tcW w:w="1701" w:type="dxa"/>
            <w:shd w:val="clear" w:color="auto" w:fill="auto"/>
            <w:vAlign w:val="center"/>
          </w:tcPr>
          <w:p w:rsidR="00F17FD4" w:rsidRPr="00F17FD4" w:rsidRDefault="00CA203A"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Mã xã</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15</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Loailanduong</w:t>
            </w:r>
          </w:p>
        </w:tc>
        <w:tc>
          <w:tcPr>
            <w:tcW w:w="1701" w:type="dxa"/>
            <w:shd w:val="clear" w:color="auto" w:fill="auto"/>
            <w:vAlign w:val="center"/>
          </w:tcPr>
          <w:p w:rsidR="00F17FD4"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46143B"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Loại làn đường</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16</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Dangcau</w:t>
            </w:r>
          </w:p>
        </w:tc>
        <w:tc>
          <w:tcPr>
            <w:tcW w:w="1701" w:type="dxa"/>
            <w:shd w:val="clear" w:color="auto" w:fill="auto"/>
            <w:vAlign w:val="center"/>
          </w:tcPr>
          <w:p w:rsidR="00F17FD4"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F17FD4"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F17FD4"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Dạng cầu</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17</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Chieudai</w:t>
            </w:r>
          </w:p>
        </w:tc>
        <w:tc>
          <w:tcPr>
            <w:tcW w:w="1701" w:type="dxa"/>
            <w:shd w:val="clear" w:color="auto" w:fill="auto"/>
            <w:vAlign w:val="center"/>
          </w:tcPr>
          <w:p w:rsidR="00F17FD4"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F17FD4" w:rsidRPr="00F17FD4" w:rsidRDefault="00FB52F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Chiều dài cầu</w:t>
            </w:r>
          </w:p>
        </w:tc>
      </w:tr>
      <w:tr w:rsidR="00F17FD4" w:rsidRPr="001B0D5B" w:rsidTr="004B015B">
        <w:tc>
          <w:tcPr>
            <w:tcW w:w="709" w:type="dxa"/>
            <w:shd w:val="clear" w:color="auto" w:fill="auto"/>
            <w:vAlign w:val="center"/>
          </w:tcPr>
          <w:p w:rsidR="00F17FD4" w:rsidRPr="00B05053" w:rsidRDefault="00F17FD4"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18</w:t>
            </w:r>
          </w:p>
        </w:tc>
        <w:tc>
          <w:tcPr>
            <w:tcW w:w="2410" w:type="dxa"/>
            <w:shd w:val="clear" w:color="auto" w:fill="auto"/>
            <w:vAlign w:val="center"/>
          </w:tcPr>
          <w:p w:rsidR="00F17FD4" w:rsidRPr="00F17FD4"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Sonhip</w:t>
            </w:r>
          </w:p>
        </w:tc>
        <w:tc>
          <w:tcPr>
            <w:tcW w:w="1701" w:type="dxa"/>
            <w:shd w:val="clear" w:color="auto" w:fill="auto"/>
            <w:vAlign w:val="center"/>
          </w:tcPr>
          <w:p w:rsidR="00F17FD4"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F17FD4" w:rsidRPr="00F17FD4" w:rsidRDefault="00FB52F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F17FD4"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Số nhịp cầu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19</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Sodonhip</w:t>
            </w:r>
          </w:p>
        </w:tc>
        <w:tc>
          <w:tcPr>
            <w:tcW w:w="1701" w:type="dxa"/>
            <w:shd w:val="clear" w:color="auto" w:fill="auto"/>
            <w:vAlign w:val="center"/>
          </w:tcPr>
          <w:p w:rsidR="00BC4473" w:rsidRPr="00F17FD4" w:rsidRDefault="00A31179"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Sơ đồ nhịp</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20</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Berongcau</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Bề rộng cầu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21</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Berongphanxechay</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Bề rộng phần xe chạy</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22</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Berongphanbohnah</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Bề rộng phần bộ hành</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23</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Taitrongthietke</w:t>
            </w:r>
          </w:p>
        </w:tc>
        <w:tc>
          <w:tcPr>
            <w:tcW w:w="1701" w:type="dxa"/>
            <w:shd w:val="clear" w:color="auto" w:fill="auto"/>
            <w:vAlign w:val="center"/>
          </w:tcPr>
          <w:p w:rsidR="00BC4473"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Tải trọng thiết kế</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24</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Theoquytrinh</w:t>
            </w:r>
          </w:p>
        </w:tc>
        <w:tc>
          <w:tcPr>
            <w:tcW w:w="1701" w:type="dxa"/>
            <w:shd w:val="clear" w:color="auto" w:fill="auto"/>
            <w:vAlign w:val="center"/>
          </w:tcPr>
          <w:p w:rsidR="00BC4473"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Quy trình thiết kế</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25</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Namxaydung</w:t>
            </w:r>
          </w:p>
        </w:tc>
        <w:tc>
          <w:tcPr>
            <w:tcW w:w="1701" w:type="dxa"/>
            <w:shd w:val="clear" w:color="auto" w:fill="auto"/>
            <w:vAlign w:val="center"/>
          </w:tcPr>
          <w:p w:rsidR="00BC4473" w:rsidRPr="00F17FD4" w:rsidRDefault="00E9789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Năm xây dựng</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26</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Taitrongkhaithac</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Tải trọng khai thác</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27</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Namduavaokhaithac</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Năm đưa vào khai thác</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28</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Chaychungvoi</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_duongsat </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Có chạy chung với đường sắt?</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29</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Chaychungvoi</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_congtrinhthuyloi</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Có chạy chung với công trình thủy lợi?</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30</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Donvixaydungcau</w:t>
            </w:r>
          </w:p>
        </w:tc>
        <w:tc>
          <w:tcPr>
            <w:tcW w:w="1701" w:type="dxa"/>
            <w:shd w:val="clear" w:color="auto" w:fill="auto"/>
            <w:vAlign w:val="center"/>
          </w:tcPr>
          <w:p w:rsidR="00BC4473" w:rsidRPr="00F17FD4" w:rsidRDefault="006966F8"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Đơn vị xây dựng cầu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lastRenderedPageBreak/>
              <w:t>31</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Tinhkhong</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_vemuakho</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Tĩnh không về mùa khô</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32</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Tinhkhong</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_vemulu</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Tĩnh không về mùa lũ</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33</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Tinhkhong_codinh</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Tĩnh không cố định</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34</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Tinhkhong</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_thongthuyen</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Tĩnh không thông thuyền</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35</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Tinhkhong_trencau</w:t>
            </w:r>
          </w:p>
        </w:tc>
        <w:tc>
          <w:tcPr>
            <w:tcW w:w="1701" w:type="dxa"/>
            <w:shd w:val="clear" w:color="auto" w:fill="auto"/>
            <w:vAlign w:val="center"/>
          </w:tcPr>
          <w:p w:rsidR="00BC4473" w:rsidRPr="00F17FD4" w:rsidRDefault="002944C4"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Tĩnh không trên cầu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36</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Bienbao_tencau</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Có biển báo tên cầu?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37</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Bienbao_taitrong</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965C40"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tải trọng</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38</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Bienbao_tocdo</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tốc độ</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39</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Bienbao_culyxe</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cự ly xe</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40</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Bienbao_chieucao</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chiều cao</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41</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Bienbao_chieurong</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chiều rộng</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42</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Bienbao_khac</w:t>
            </w:r>
          </w:p>
        </w:tc>
        <w:tc>
          <w:tcPr>
            <w:tcW w:w="1701" w:type="dxa"/>
            <w:shd w:val="clear" w:color="auto" w:fill="auto"/>
            <w:vAlign w:val="center"/>
          </w:tcPr>
          <w:p w:rsidR="00BC4473" w:rsidRPr="00F17FD4" w:rsidRDefault="0032604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Varchar(200)</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Biển báo khác</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43</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Dongchay_thuytrieu</w:t>
            </w:r>
          </w:p>
        </w:tc>
        <w:tc>
          <w:tcPr>
            <w:tcW w:w="1701" w:type="dxa"/>
            <w:shd w:val="clear" w:color="auto" w:fill="auto"/>
            <w:vAlign w:val="center"/>
          </w:tcPr>
          <w:p w:rsidR="00BC4473" w:rsidRPr="00F17FD4" w:rsidRDefault="00D32C1E"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 thủy triều</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44</w:t>
            </w:r>
          </w:p>
        </w:tc>
        <w:tc>
          <w:tcPr>
            <w:tcW w:w="2410" w:type="dxa"/>
            <w:shd w:val="clear" w:color="auto" w:fill="auto"/>
            <w:vAlign w:val="center"/>
          </w:tcPr>
          <w:p w:rsidR="00D62095"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_nhiemman</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 có nhiễm mặn?</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45</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Dongchay_lulut</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 có lũ lụt?</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46</w:t>
            </w:r>
          </w:p>
        </w:tc>
        <w:tc>
          <w:tcPr>
            <w:tcW w:w="2410" w:type="dxa"/>
            <w:shd w:val="clear" w:color="auto" w:fill="auto"/>
            <w:vAlign w:val="center"/>
          </w:tcPr>
          <w:p w:rsidR="00D62095"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w:t>
            </w:r>
          </w:p>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_thongthuyen</w:t>
            </w:r>
          </w:p>
        </w:tc>
        <w:tc>
          <w:tcPr>
            <w:tcW w:w="1701" w:type="dxa"/>
            <w:shd w:val="clear" w:color="auto" w:fill="auto"/>
            <w:vAlign w:val="center"/>
          </w:tcPr>
          <w:p w:rsidR="00BC4473" w:rsidRPr="00F17FD4" w:rsidRDefault="004D0A9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w:t>
            </w:r>
            <w:r w:rsidR="004D0A9D">
              <w:rPr>
                <w:rFonts w:ascii="Times New Roman" w:hAnsi="Times New Roman" w:cs="Times New Roman"/>
                <w:sz w:val="26"/>
                <w:szCs w:val="26"/>
              </w:rPr>
              <w:t xml:space="preserve"> có</w:t>
            </w:r>
            <w:r>
              <w:rPr>
                <w:rFonts w:ascii="Times New Roman" w:hAnsi="Times New Roman" w:cs="Times New Roman"/>
                <w:sz w:val="26"/>
                <w:szCs w:val="26"/>
              </w:rPr>
              <w:t xml:space="preserve"> thông thuyền?</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47</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Dongchay_capsong</w:t>
            </w:r>
          </w:p>
        </w:tc>
        <w:tc>
          <w:tcPr>
            <w:tcW w:w="1701" w:type="dxa"/>
            <w:shd w:val="clear" w:color="auto" w:fill="auto"/>
            <w:vAlign w:val="center"/>
          </w:tcPr>
          <w:p w:rsidR="00BC4473" w:rsidRPr="00F17FD4" w:rsidRDefault="00FB57CD"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 cấp sông</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48</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Dongchay_thoikylu</w:t>
            </w:r>
          </w:p>
        </w:tc>
        <w:tc>
          <w:tcPr>
            <w:tcW w:w="1701" w:type="dxa"/>
            <w:shd w:val="clear" w:color="auto" w:fill="auto"/>
            <w:vAlign w:val="center"/>
          </w:tcPr>
          <w:p w:rsidR="00BC4473" w:rsidRPr="00F17FD4" w:rsidRDefault="0032604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Varchar(200)</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Dòng chảy thời kỳ lũ</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49</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File</w:t>
            </w:r>
          </w:p>
        </w:tc>
        <w:tc>
          <w:tcPr>
            <w:tcW w:w="1701" w:type="dxa"/>
            <w:shd w:val="clear" w:color="auto" w:fill="auto"/>
            <w:vAlign w:val="center"/>
          </w:tcPr>
          <w:p w:rsidR="00BC4473" w:rsidRPr="00F17FD4" w:rsidRDefault="0032604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Varchar(200)</w:t>
            </w:r>
          </w:p>
        </w:tc>
        <w:tc>
          <w:tcPr>
            <w:tcW w:w="1560" w:type="dxa"/>
            <w:shd w:val="clear" w:color="auto" w:fill="auto"/>
            <w:vAlign w:val="center"/>
          </w:tcPr>
          <w:p w:rsidR="00BC4473" w:rsidRPr="00F17FD4" w:rsidRDefault="00CF6A11"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Hồ sơ cầu đính kèm</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50</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Nguoitao</w:t>
            </w:r>
          </w:p>
        </w:tc>
        <w:tc>
          <w:tcPr>
            <w:tcW w:w="1701" w:type="dxa"/>
            <w:shd w:val="clear" w:color="auto" w:fill="auto"/>
            <w:vAlign w:val="center"/>
          </w:tcPr>
          <w:p w:rsidR="00BC4473" w:rsidRPr="00F17FD4" w:rsidRDefault="0032604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Người tạo</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51</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Ngaytao</w:t>
            </w:r>
          </w:p>
        </w:tc>
        <w:tc>
          <w:tcPr>
            <w:tcW w:w="1701" w:type="dxa"/>
            <w:shd w:val="clear" w:color="auto" w:fill="auto"/>
            <w:vAlign w:val="center"/>
          </w:tcPr>
          <w:p w:rsidR="00BC4473" w:rsidRPr="00F17FD4" w:rsidRDefault="00BC2F1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Ngày tạo</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52</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Nguoisua</w:t>
            </w:r>
          </w:p>
        </w:tc>
        <w:tc>
          <w:tcPr>
            <w:tcW w:w="1701" w:type="dxa"/>
            <w:shd w:val="clear" w:color="auto" w:fill="auto"/>
            <w:vAlign w:val="center"/>
          </w:tcPr>
          <w:p w:rsidR="00BC4473" w:rsidRPr="00F17FD4" w:rsidRDefault="0032604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Người sửa</w:t>
            </w:r>
          </w:p>
        </w:tc>
      </w:tr>
      <w:tr w:rsidR="00BC4473" w:rsidRPr="001B0D5B" w:rsidTr="004B015B">
        <w:tc>
          <w:tcPr>
            <w:tcW w:w="709" w:type="dxa"/>
            <w:shd w:val="clear" w:color="auto" w:fill="auto"/>
            <w:vAlign w:val="center"/>
          </w:tcPr>
          <w:p w:rsidR="00BC4473" w:rsidRPr="00B05053" w:rsidRDefault="00BC4473" w:rsidP="00B05053">
            <w:pPr>
              <w:spacing w:after="0" w:line="312" w:lineRule="auto"/>
              <w:jc w:val="center"/>
              <w:rPr>
                <w:rFonts w:ascii="Times New Roman" w:hAnsi="Times New Roman" w:cs="Times New Roman"/>
                <w:sz w:val="26"/>
                <w:szCs w:val="26"/>
              </w:rPr>
            </w:pPr>
            <w:r w:rsidRPr="00B05053">
              <w:rPr>
                <w:rFonts w:ascii="Times New Roman" w:hAnsi="Times New Roman" w:cs="Times New Roman"/>
                <w:sz w:val="26"/>
                <w:szCs w:val="26"/>
              </w:rPr>
              <w:t>53</w:t>
            </w:r>
          </w:p>
        </w:tc>
        <w:tc>
          <w:tcPr>
            <w:tcW w:w="2410" w:type="dxa"/>
            <w:shd w:val="clear" w:color="auto" w:fill="auto"/>
            <w:vAlign w:val="center"/>
          </w:tcPr>
          <w:p w:rsidR="00BC4473" w:rsidRDefault="00BC4473"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Ngaysua</w:t>
            </w:r>
          </w:p>
        </w:tc>
        <w:tc>
          <w:tcPr>
            <w:tcW w:w="1701" w:type="dxa"/>
            <w:shd w:val="clear" w:color="auto" w:fill="auto"/>
            <w:vAlign w:val="center"/>
          </w:tcPr>
          <w:p w:rsidR="00BC4473" w:rsidRPr="00F17FD4" w:rsidRDefault="00BC2F1F"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BC4473" w:rsidRPr="00F17FD4" w:rsidRDefault="00935A0A" w:rsidP="00B05053">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BC4473" w:rsidRPr="00F17FD4" w:rsidRDefault="00D62095" w:rsidP="00B05053">
            <w:pPr>
              <w:spacing w:after="0" w:line="312" w:lineRule="auto"/>
              <w:rPr>
                <w:rFonts w:ascii="Times New Roman" w:hAnsi="Times New Roman" w:cs="Times New Roman"/>
                <w:sz w:val="26"/>
                <w:szCs w:val="26"/>
              </w:rPr>
            </w:pPr>
            <w:r>
              <w:rPr>
                <w:rFonts w:ascii="Times New Roman" w:hAnsi="Times New Roman" w:cs="Times New Roman"/>
                <w:sz w:val="26"/>
                <w:szCs w:val="26"/>
              </w:rPr>
              <w:t>Ngày sửa</w:t>
            </w:r>
          </w:p>
        </w:tc>
      </w:tr>
    </w:tbl>
    <w:p w:rsidR="001C6DC0" w:rsidRPr="008276B0" w:rsidRDefault="001C6DC0" w:rsidP="008276B0">
      <w:pPr>
        <w:pStyle w:val="Caption"/>
        <w:spacing w:before="120" w:after="120" w:line="312" w:lineRule="auto"/>
        <w:jc w:val="center"/>
        <w:rPr>
          <w:rFonts w:ascii="Times New Roman" w:hAnsi="Times New Roman" w:cs="Times New Roman"/>
          <w:color w:val="auto"/>
          <w:sz w:val="26"/>
          <w:szCs w:val="26"/>
        </w:rPr>
      </w:pPr>
      <w:bookmarkStart w:id="78" w:name="_Toc5779700"/>
      <w:bookmarkStart w:id="79" w:name="_Toc8739569"/>
      <w:bookmarkStart w:id="80" w:name="_Toc8973617"/>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5</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cầu đường bộ</w:t>
      </w:r>
      <w:bookmarkEnd w:id="78"/>
      <w:bookmarkEnd w:id="79"/>
      <w:bookmarkEnd w:id="80"/>
    </w:p>
    <w:p w:rsidR="0098183A" w:rsidRPr="001C6DC0" w:rsidRDefault="00571E17" w:rsidP="00AE3E51">
      <w:pPr>
        <w:pStyle w:val="Heading4"/>
        <w:ind w:firstLine="720"/>
      </w:pPr>
      <w:r>
        <w:t xml:space="preserve"> </w:t>
      </w:r>
      <w:r w:rsidR="00451044" w:rsidRPr="001C6DC0">
        <w:t>2.4.3.</w:t>
      </w:r>
      <w:r w:rsidR="0098183A" w:rsidRPr="001C6DC0">
        <w:t xml:space="preserve"> Bảng Thông tin bảo trì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1C6DC0" w:rsidRPr="00F17FD4" w:rsidTr="004B015B">
        <w:trPr>
          <w:tblHeader/>
        </w:trPr>
        <w:tc>
          <w:tcPr>
            <w:tcW w:w="709" w:type="dxa"/>
            <w:shd w:val="clear" w:color="auto" w:fill="DEEAF6" w:themeFill="accent1" w:themeFillTint="33"/>
            <w:vAlign w:val="center"/>
          </w:tcPr>
          <w:p w:rsidR="001C6DC0" w:rsidRPr="00F17FD4" w:rsidRDefault="001C6DC0"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1C6DC0" w:rsidRPr="00F17FD4" w:rsidRDefault="001C6DC0"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1C6DC0" w:rsidRPr="00F17FD4" w:rsidRDefault="001C6DC0"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1C6DC0" w:rsidRPr="00F17FD4" w:rsidRDefault="001C6DC0"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1C6DC0" w:rsidRPr="00F17FD4" w:rsidRDefault="001C6DC0" w:rsidP="004B015B">
            <w:pPr>
              <w:pStyle w:val="Nidung"/>
              <w:spacing w:before="0" w:line="312" w:lineRule="auto"/>
              <w:ind w:firstLine="0"/>
              <w:jc w:val="center"/>
              <w:rPr>
                <w:b/>
                <w:szCs w:val="26"/>
              </w:rPr>
            </w:pPr>
            <w:r w:rsidRPr="00F17FD4">
              <w:rPr>
                <w:b/>
                <w:szCs w:val="26"/>
              </w:rPr>
              <w:t>Mô tả</w:t>
            </w:r>
          </w:p>
        </w:tc>
      </w:tr>
      <w:tr w:rsidR="001C6DC0" w:rsidRPr="00F17FD4" w:rsidTr="004B015B">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w:t>
            </w:r>
            <w:r w:rsidR="00E6782B">
              <w:rPr>
                <w:rFonts w:ascii="Times New Roman" w:hAnsi="Times New Roman" w:cs="Times New Roman"/>
                <w:sz w:val="26"/>
                <w:szCs w:val="26"/>
              </w:rPr>
              <w:t>baotri</w:t>
            </w:r>
          </w:p>
        </w:tc>
        <w:tc>
          <w:tcPr>
            <w:tcW w:w="1701"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(11)</w:t>
            </w:r>
          </w:p>
        </w:tc>
        <w:tc>
          <w:tcPr>
            <w:tcW w:w="1560"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1C6DC0" w:rsidRPr="00F17FD4" w:rsidTr="004B015B">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2</w:t>
            </w:r>
          </w:p>
        </w:tc>
        <w:tc>
          <w:tcPr>
            <w:tcW w:w="2410" w:type="dxa"/>
            <w:shd w:val="clear" w:color="auto" w:fill="auto"/>
          </w:tcPr>
          <w:p w:rsidR="001C6DC0" w:rsidRPr="004B015B" w:rsidRDefault="001C6DC0" w:rsidP="004B015B">
            <w:pPr>
              <w:spacing w:after="0" w:line="312" w:lineRule="auto"/>
              <w:rPr>
                <w:rFonts w:ascii="Times New Roman" w:hAnsi="Times New Roman" w:cs="Times New Roman"/>
                <w:sz w:val="26"/>
                <w:szCs w:val="26"/>
              </w:rPr>
            </w:pPr>
            <w:r w:rsidRPr="004B015B">
              <w:rPr>
                <w:rFonts w:ascii="Times New Roman" w:hAnsi="Times New Roman" w:cs="Times New Roman"/>
                <w:sz w:val="26"/>
                <w:szCs w:val="26"/>
              </w:rPr>
              <w:t>Id_</w:t>
            </w:r>
            <w:r w:rsidR="004D0FAD" w:rsidRPr="004B015B">
              <w:rPr>
                <w:rFonts w:ascii="Times New Roman" w:hAnsi="Times New Roman" w:cs="Times New Roman"/>
                <w:sz w:val="26"/>
                <w:szCs w:val="26"/>
              </w:rPr>
              <w:t>cau</w:t>
            </w:r>
          </w:p>
        </w:tc>
        <w:tc>
          <w:tcPr>
            <w:tcW w:w="1701" w:type="dxa"/>
            <w:shd w:val="clear" w:color="auto" w:fill="auto"/>
          </w:tcPr>
          <w:p w:rsidR="001C6DC0" w:rsidRPr="004B015B" w:rsidRDefault="001C6DC0" w:rsidP="004B015B">
            <w:pPr>
              <w:spacing w:after="0" w:line="312" w:lineRule="auto"/>
              <w:rPr>
                <w:rFonts w:ascii="Times New Roman" w:hAnsi="Times New Roman" w:cs="Times New Roman"/>
                <w:sz w:val="26"/>
                <w:szCs w:val="26"/>
              </w:rPr>
            </w:pPr>
            <w:r w:rsidRPr="004B015B">
              <w:rPr>
                <w:rFonts w:ascii="Times New Roman" w:hAnsi="Times New Roman" w:cs="Times New Roman"/>
                <w:sz w:val="26"/>
                <w:szCs w:val="26"/>
              </w:rPr>
              <w:t>Int(</w:t>
            </w:r>
            <w:r w:rsidR="004D0FAD" w:rsidRPr="004B015B">
              <w:rPr>
                <w:rFonts w:ascii="Times New Roman" w:hAnsi="Times New Roman" w:cs="Times New Roman"/>
                <w:sz w:val="26"/>
                <w:szCs w:val="26"/>
              </w:rPr>
              <w:t>11</w:t>
            </w:r>
            <w:r w:rsidRPr="004B015B">
              <w:rPr>
                <w:rFonts w:ascii="Times New Roman" w:hAnsi="Times New Roman" w:cs="Times New Roman"/>
                <w:sz w:val="26"/>
                <w:szCs w:val="26"/>
              </w:rPr>
              <w:t>)</w:t>
            </w:r>
          </w:p>
        </w:tc>
        <w:tc>
          <w:tcPr>
            <w:tcW w:w="1560" w:type="dxa"/>
            <w:shd w:val="clear" w:color="auto" w:fill="auto"/>
          </w:tcPr>
          <w:p w:rsidR="001C6DC0" w:rsidRPr="004B015B" w:rsidRDefault="001C6DC0" w:rsidP="004B015B">
            <w:pPr>
              <w:spacing w:after="0" w:line="312" w:lineRule="auto"/>
              <w:rPr>
                <w:rFonts w:ascii="Times New Roman" w:hAnsi="Times New Roman" w:cs="Times New Roman"/>
                <w:sz w:val="26"/>
                <w:szCs w:val="26"/>
              </w:rPr>
            </w:pPr>
            <w:r w:rsidRPr="004B015B">
              <w:rPr>
                <w:rFonts w:ascii="Times New Roman" w:hAnsi="Times New Roman" w:cs="Times New Roman"/>
                <w:sz w:val="26"/>
                <w:szCs w:val="26"/>
              </w:rPr>
              <w:t>Not null</w:t>
            </w:r>
          </w:p>
        </w:tc>
        <w:tc>
          <w:tcPr>
            <w:tcW w:w="2579" w:type="dxa"/>
            <w:shd w:val="clear" w:color="auto" w:fill="auto"/>
          </w:tcPr>
          <w:p w:rsidR="001C6DC0" w:rsidRPr="004B015B" w:rsidRDefault="001C6DC0" w:rsidP="004B015B">
            <w:pPr>
              <w:spacing w:after="0" w:line="312" w:lineRule="auto"/>
              <w:rPr>
                <w:rFonts w:ascii="Times New Roman" w:hAnsi="Times New Roman" w:cs="Times New Roman"/>
                <w:sz w:val="26"/>
                <w:szCs w:val="26"/>
              </w:rPr>
            </w:pPr>
            <w:r w:rsidRPr="004B015B">
              <w:rPr>
                <w:rFonts w:ascii="Times New Roman" w:hAnsi="Times New Roman" w:cs="Times New Roman"/>
                <w:sz w:val="26"/>
                <w:szCs w:val="26"/>
              </w:rPr>
              <w:t xml:space="preserve">Mã </w:t>
            </w:r>
            <w:r w:rsidR="004D0FAD" w:rsidRPr="004B015B">
              <w:rPr>
                <w:rFonts w:ascii="Times New Roman" w:hAnsi="Times New Roman" w:cs="Times New Roman"/>
                <w:sz w:val="26"/>
                <w:szCs w:val="26"/>
              </w:rPr>
              <w:t>cầu</w:t>
            </w:r>
          </w:p>
        </w:tc>
      </w:tr>
      <w:tr w:rsidR="001C6DC0" w:rsidRPr="00F17FD4" w:rsidTr="004B015B">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Id_kiemtra</w:t>
            </w:r>
          </w:p>
        </w:tc>
        <w:tc>
          <w:tcPr>
            <w:tcW w:w="1701"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Int(11)</w:t>
            </w:r>
          </w:p>
        </w:tc>
        <w:tc>
          <w:tcPr>
            <w:tcW w:w="1560"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Mã thông tin kiểm tra</w:t>
            </w:r>
          </w:p>
        </w:tc>
      </w:tr>
      <w:tr w:rsidR="001C6DC0" w:rsidRPr="00F17FD4" w:rsidTr="004B015B">
        <w:trPr>
          <w:trHeight w:val="163"/>
        </w:trPr>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lastRenderedPageBreak/>
              <w:t>4</w:t>
            </w:r>
          </w:p>
        </w:tc>
        <w:tc>
          <w:tcPr>
            <w:tcW w:w="2410"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Ngaybatdau</w:t>
            </w:r>
          </w:p>
        </w:tc>
        <w:tc>
          <w:tcPr>
            <w:tcW w:w="1701" w:type="dxa"/>
            <w:shd w:val="clear" w:color="auto" w:fill="auto"/>
            <w:vAlign w:val="center"/>
          </w:tcPr>
          <w:p w:rsidR="001C6DC0" w:rsidRPr="00F17FD4" w:rsidRDefault="004D0FAD"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Date</w:t>
            </w:r>
          </w:p>
        </w:tc>
        <w:tc>
          <w:tcPr>
            <w:tcW w:w="1560"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Ngày bắt đầu</w:t>
            </w:r>
          </w:p>
        </w:tc>
      </w:tr>
      <w:tr w:rsidR="001C6DC0" w:rsidRPr="00F17FD4" w:rsidTr="004B015B">
        <w:trPr>
          <w:trHeight w:val="163"/>
        </w:trPr>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5</w:t>
            </w:r>
          </w:p>
        </w:tc>
        <w:tc>
          <w:tcPr>
            <w:tcW w:w="2410"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Ngayketthuc</w:t>
            </w:r>
          </w:p>
        </w:tc>
        <w:tc>
          <w:tcPr>
            <w:tcW w:w="1701" w:type="dxa"/>
            <w:shd w:val="clear" w:color="auto" w:fill="auto"/>
            <w:vAlign w:val="center"/>
          </w:tcPr>
          <w:p w:rsidR="001C6DC0" w:rsidRPr="00F17FD4" w:rsidRDefault="004D0FAD"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Date</w:t>
            </w:r>
          </w:p>
        </w:tc>
        <w:tc>
          <w:tcPr>
            <w:tcW w:w="1560" w:type="dxa"/>
            <w:shd w:val="clear" w:color="auto" w:fill="auto"/>
            <w:vAlign w:val="center"/>
          </w:tcPr>
          <w:p w:rsidR="001C6DC0" w:rsidRPr="00F17FD4" w:rsidRDefault="001C6DC0"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Ngày kết thúc</w:t>
            </w:r>
          </w:p>
        </w:tc>
      </w:tr>
      <w:tr w:rsidR="001C6DC0" w:rsidRPr="00F17FD4" w:rsidTr="004B015B">
        <w:trPr>
          <w:trHeight w:val="163"/>
        </w:trPr>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6</w:t>
            </w:r>
          </w:p>
        </w:tc>
        <w:tc>
          <w:tcPr>
            <w:tcW w:w="2410" w:type="dxa"/>
            <w:shd w:val="clear" w:color="auto" w:fill="auto"/>
            <w:vAlign w:val="center"/>
          </w:tcPr>
          <w:p w:rsidR="001C6DC0" w:rsidRPr="00F17FD4" w:rsidRDefault="004D0FAD"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Id_mucdobaotri</w:t>
            </w:r>
          </w:p>
        </w:tc>
        <w:tc>
          <w:tcPr>
            <w:tcW w:w="1701" w:type="dxa"/>
            <w:shd w:val="clear" w:color="auto" w:fill="auto"/>
            <w:vAlign w:val="center"/>
          </w:tcPr>
          <w:p w:rsidR="001C6DC0" w:rsidRPr="00F17FD4" w:rsidRDefault="004D0FAD"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1C6DC0" w:rsidRPr="00F17FD4"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1C6DC0" w:rsidRPr="00F17FD4" w:rsidRDefault="00754E7E"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Mã mức độ bảo trì</w:t>
            </w:r>
          </w:p>
        </w:tc>
      </w:tr>
      <w:tr w:rsidR="001C6DC0" w:rsidRPr="00F17FD4" w:rsidTr="004B015B">
        <w:trPr>
          <w:trHeight w:val="163"/>
        </w:trPr>
        <w:tc>
          <w:tcPr>
            <w:tcW w:w="709" w:type="dxa"/>
            <w:shd w:val="clear" w:color="auto" w:fill="auto"/>
            <w:vAlign w:val="center"/>
          </w:tcPr>
          <w:p w:rsidR="001C6DC0" w:rsidRPr="00F17FD4" w:rsidRDefault="001C6DC0" w:rsidP="004B015B">
            <w:pPr>
              <w:pStyle w:val="Nidung"/>
              <w:spacing w:before="0" w:line="312" w:lineRule="auto"/>
              <w:ind w:firstLine="0"/>
              <w:jc w:val="center"/>
              <w:rPr>
                <w:szCs w:val="26"/>
              </w:rPr>
            </w:pPr>
            <w:r w:rsidRPr="00F17FD4">
              <w:rPr>
                <w:szCs w:val="26"/>
              </w:rPr>
              <w:t>7</w:t>
            </w:r>
          </w:p>
        </w:tc>
        <w:tc>
          <w:tcPr>
            <w:tcW w:w="2410" w:type="dxa"/>
            <w:shd w:val="clear" w:color="auto" w:fill="auto"/>
            <w:vAlign w:val="center"/>
          </w:tcPr>
          <w:p w:rsidR="001C6DC0" w:rsidRPr="00F17FD4"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Noidung</w:t>
            </w:r>
          </w:p>
        </w:tc>
        <w:tc>
          <w:tcPr>
            <w:tcW w:w="1701" w:type="dxa"/>
            <w:shd w:val="clear" w:color="auto" w:fill="auto"/>
            <w:vAlign w:val="center"/>
          </w:tcPr>
          <w:p w:rsidR="001C6DC0" w:rsidRPr="00F17FD4"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1C6DC0" w:rsidRPr="00F17FD4"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w:t>
            </w:r>
            <w:r w:rsidR="001C6DC0">
              <w:rPr>
                <w:rFonts w:ascii="Times New Roman" w:hAnsi="Times New Roman" w:cs="Times New Roman"/>
                <w:sz w:val="26"/>
                <w:szCs w:val="26"/>
              </w:rPr>
              <w:t>ull</w:t>
            </w:r>
          </w:p>
        </w:tc>
        <w:tc>
          <w:tcPr>
            <w:tcW w:w="2579" w:type="dxa"/>
            <w:shd w:val="clear" w:color="auto" w:fill="auto"/>
            <w:vAlign w:val="center"/>
          </w:tcPr>
          <w:p w:rsidR="001C6DC0" w:rsidRPr="00F17FD4"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Nội dung bảo trì</w:t>
            </w:r>
          </w:p>
        </w:tc>
      </w:tr>
      <w:tr w:rsidR="00BB429A" w:rsidRPr="00F17FD4" w:rsidTr="004B015B">
        <w:trPr>
          <w:trHeight w:val="163"/>
        </w:trPr>
        <w:tc>
          <w:tcPr>
            <w:tcW w:w="709" w:type="dxa"/>
            <w:shd w:val="clear" w:color="auto" w:fill="auto"/>
            <w:vAlign w:val="center"/>
          </w:tcPr>
          <w:p w:rsidR="00BB429A" w:rsidRPr="00F17FD4" w:rsidRDefault="00BB429A" w:rsidP="004B015B">
            <w:pPr>
              <w:pStyle w:val="Nidung"/>
              <w:spacing w:before="0" w:line="312" w:lineRule="auto"/>
              <w:ind w:firstLine="0"/>
              <w:jc w:val="center"/>
              <w:rPr>
                <w:szCs w:val="26"/>
              </w:rPr>
            </w:pPr>
            <w:r>
              <w:rPr>
                <w:szCs w:val="26"/>
              </w:rPr>
              <w:t>8</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Giatri</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Double</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Giá trị bảo trì</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9</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Id_donvithuchien</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Int(11)</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Mã đơn vị thực hiện</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10</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File</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Varchar(200)</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Hồ sơ bảo trì</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11</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Hinhanh</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 xml:space="preserve">Varchar(255) </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Hình ảnh</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12</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Ghichu</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Ghi chú</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13</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Nguoitao</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Người tạo</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14</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Ngaytao</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Ngày tạo</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15</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Nguoisua</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Người sửa</w:t>
            </w:r>
          </w:p>
        </w:tc>
      </w:tr>
      <w:tr w:rsidR="00BB429A" w:rsidRPr="00F17FD4" w:rsidTr="004B015B">
        <w:trPr>
          <w:trHeight w:val="163"/>
        </w:trPr>
        <w:tc>
          <w:tcPr>
            <w:tcW w:w="709" w:type="dxa"/>
            <w:shd w:val="clear" w:color="auto" w:fill="auto"/>
            <w:vAlign w:val="center"/>
          </w:tcPr>
          <w:p w:rsidR="00BB429A" w:rsidRDefault="00BB429A" w:rsidP="004B015B">
            <w:pPr>
              <w:pStyle w:val="Nidung"/>
              <w:spacing w:before="0" w:line="312" w:lineRule="auto"/>
              <w:ind w:firstLine="0"/>
              <w:jc w:val="center"/>
              <w:rPr>
                <w:szCs w:val="26"/>
              </w:rPr>
            </w:pPr>
            <w:r>
              <w:rPr>
                <w:szCs w:val="26"/>
              </w:rPr>
              <w:t>16</w:t>
            </w:r>
          </w:p>
        </w:tc>
        <w:tc>
          <w:tcPr>
            <w:tcW w:w="241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Ngaysua</w:t>
            </w:r>
          </w:p>
        </w:tc>
        <w:tc>
          <w:tcPr>
            <w:tcW w:w="1701" w:type="dxa"/>
            <w:shd w:val="clear" w:color="auto" w:fill="auto"/>
            <w:vAlign w:val="center"/>
          </w:tcPr>
          <w:p w:rsidR="00BB429A" w:rsidRDefault="00BB429A" w:rsidP="004B015B">
            <w:pPr>
              <w:spacing w:after="0" w:line="312" w:lineRule="auto"/>
              <w:ind w:left="24" w:right="24"/>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BB429A" w:rsidRDefault="00BB429A" w:rsidP="004B015B">
            <w:pPr>
              <w:spacing w:after="0" w:line="312" w:lineRule="auto"/>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B429A" w:rsidRDefault="00BB429A" w:rsidP="004B015B">
            <w:pPr>
              <w:keepNext/>
              <w:spacing w:after="0" w:line="312" w:lineRule="auto"/>
              <w:rPr>
                <w:rFonts w:ascii="Times New Roman" w:hAnsi="Times New Roman" w:cs="Times New Roman"/>
                <w:sz w:val="26"/>
                <w:szCs w:val="26"/>
              </w:rPr>
            </w:pPr>
            <w:r>
              <w:rPr>
                <w:rFonts w:ascii="Times New Roman" w:hAnsi="Times New Roman" w:cs="Times New Roman"/>
                <w:sz w:val="26"/>
                <w:szCs w:val="26"/>
              </w:rPr>
              <w:t>Ngày sửa</w:t>
            </w:r>
          </w:p>
        </w:tc>
      </w:tr>
    </w:tbl>
    <w:p w:rsidR="00BB1377" w:rsidRPr="008276B0" w:rsidRDefault="001C6DC0" w:rsidP="008276B0">
      <w:pPr>
        <w:pStyle w:val="Caption"/>
        <w:spacing w:before="120" w:after="120" w:line="312" w:lineRule="auto"/>
        <w:jc w:val="center"/>
        <w:rPr>
          <w:rFonts w:ascii="Times New Roman" w:hAnsi="Times New Roman" w:cs="Times New Roman"/>
          <w:color w:val="auto"/>
          <w:sz w:val="26"/>
          <w:szCs w:val="26"/>
        </w:rPr>
      </w:pPr>
      <w:bookmarkStart w:id="81" w:name="_Toc5779701"/>
      <w:bookmarkStart w:id="82" w:name="_Toc8739570"/>
      <w:bookmarkStart w:id="83" w:name="_Toc8973618"/>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6</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bảo trì cầu</w:t>
      </w:r>
      <w:bookmarkEnd w:id="81"/>
      <w:bookmarkEnd w:id="82"/>
      <w:bookmarkEnd w:id="83"/>
    </w:p>
    <w:p w:rsidR="0098183A" w:rsidRPr="00AE3E51" w:rsidRDefault="00BB1377" w:rsidP="00AE3E51">
      <w:pPr>
        <w:pStyle w:val="Heading4"/>
      </w:pPr>
      <w:r w:rsidRPr="00AE3E51">
        <w:tab/>
      </w:r>
      <w:r w:rsidR="00451044" w:rsidRPr="00AE3E51">
        <w:t>2.4.4.</w:t>
      </w:r>
      <w:r w:rsidR="0098183A" w:rsidRPr="00AE3E51">
        <w:t xml:space="preserve"> Bảng </w:t>
      </w:r>
      <w:r w:rsidR="0026295B" w:rsidRPr="00AE3E51">
        <w:t>M</w:t>
      </w:r>
      <w:r w:rsidR="0098183A" w:rsidRPr="00AE3E51">
        <w:t>ức độ bảo trì</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213193" w:rsidRPr="00F17FD4" w:rsidTr="004B015B">
        <w:trPr>
          <w:tblHeader/>
        </w:trPr>
        <w:tc>
          <w:tcPr>
            <w:tcW w:w="709" w:type="dxa"/>
            <w:shd w:val="clear" w:color="auto" w:fill="DEEAF6" w:themeFill="accent1" w:themeFillTint="33"/>
            <w:vAlign w:val="center"/>
          </w:tcPr>
          <w:p w:rsidR="00213193" w:rsidRPr="00F17FD4" w:rsidRDefault="00213193"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213193" w:rsidRPr="00F17FD4" w:rsidRDefault="00213193"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213193" w:rsidRPr="00F17FD4" w:rsidRDefault="00213193"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213193" w:rsidRPr="00F17FD4" w:rsidRDefault="00213193"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213193" w:rsidRPr="00F17FD4" w:rsidRDefault="00213193" w:rsidP="004B015B">
            <w:pPr>
              <w:pStyle w:val="Nidung"/>
              <w:spacing w:before="0" w:line="312" w:lineRule="auto"/>
              <w:ind w:firstLine="0"/>
              <w:jc w:val="center"/>
              <w:rPr>
                <w:b/>
                <w:szCs w:val="26"/>
              </w:rPr>
            </w:pPr>
            <w:r w:rsidRPr="00F17FD4">
              <w:rPr>
                <w:b/>
                <w:szCs w:val="26"/>
              </w:rPr>
              <w:t>Mô tả</w:t>
            </w:r>
          </w:p>
        </w:tc>
      </w:tr>
      <w:tr w:rsidR="00213193" w:rsidRPr="00F17FD4" w:rsidTr="004B015B">
        <w:tc>
          <w:tcPr>
            <w:tcW w:w="709" w:type="dxa"/>
            <w:shd w:val="clear" w:color="auto" w:fill="auto"/>
            <w:vAlign w:val="center"/>
          </w:tcPr>
          <w:p w:rsidR="00213193" w:rsidRPr="00F17FD4" w:rsidRDefault="00213193" w:rsidP="003F51BE">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213193" w:rsidRPr="00F17FD4" w:rsidRDefault="00213193"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w:t>
            </w:r>
            <w:r w:rsidR="00D10728">
              <w:rPr>
                <w:rFonts w:ascii="Times New Roman" w:hAnsi="Times New Roman" w:cs="Times New Roman"/>
                <w:sz w:val="26"/>
                <w:szCs w:val="26"/>
              </w:rPr>
              <w:t>mucdo</w:t>
            </w:r>
          </w:p>
        </w:tc>
        <w:tc>
          <w:tcPr>
            <w:tcW w:w="1701" w:type="dxa"/>
            <w:shd w:val="clear" w:color="auto" w:fill="auto"/>
            <w:vAlign w:val="center"/>
          </w:tcPr>
          <w:p w:rsidR="00213193" w:rsidRPr="00F17FD4" w:rsidRDefault="00213193"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sidR="00D10728">
              <w:rPr>
                <w:rFonts w:ascii="Times New Roman" w:hAnsi="Times New Roman" w:cs="Times New Roman"/>
                <w:sz w:val="26"/>
                <w:szCs w:val="26"/>
              </w:rPr>
              <w:t>3</w:t>
            </w:r>
            <w:r w:rsidRPr="00F17FD4">
              <w:rPr>
                <w:rFonts w:ascii="Times New Roman" w:hAnsi="Times New Roman" w:cs="Times New Roman"/>
                <w:sz w:val="26"/>
                <w:szCs w:val="26"/>
              </w:rPr>
              <w:t>)</w:t>
            </w:r>
          </w:p>
        </w:tc>
        <w:tc>
          <w:tcPr>
            <w:tcW w:w="1560" w:type="dxa"/>
            <w:shd w:val="clear" w:color="auto" w:fill="auto"/>
            <w:vAlign w:val="center"/>
          </w:tcPr>
          <w:p w:rsidR="00213193" w:rsidRPr="00F17FD4" w:rsidRDefault="00213193"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213193" w:rsidRPr="00F17FD4" w:rsidRDefault="00213193"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213193" w:rsidRPr="00F17FD4" w:rsidTr="004B015B">
        <w:tc>
          <w:tcPr>
            <w:tcW w:w="709" w:type="dxa"/>
            <w:shd w:val="clear" w:color="auto" w:fill="auto"/>
            <w:vAlign w:val="center"/>
          </w:tcPr>
          <w:p w:rsidR="00213193" w:rsidRPr="00F17FD4" w:rsidRDefault="00213193" w:rsidP="003F51BE">
            <w:pPr>
              <w:pStyle w:val="Nidung"/>
              <w:spacing w:before="0" w:line="312" w:lineRule="auto"/>
              <w:ind w:firstLine="0"/>
              <w:jc w:val="center"/>
              <w:rPr>
                <w:szCs w:val="26"/>
              </w:rPr>
            </w:pPr>
            <w:r w:rsidRPr="00F17FD4">
              <w:rPr>
                <w:szCs w:val="26"/>
              </w:rPr>
              <w:t>2</w:t>
            </w:r>
          </w:p>
        </w:tc>
        <w:tc>
          <w:tcPr>
            <w:tcW w:w="2410" w:type="dxa"/>
            <w:shd w:val="clear" w:color="auto" w:fill="auto"/>
          </w:tcPr>
          <w:p w:rsidR="00213193" w:rsidRPr="00F17FD4" w:rsidRDefault="00D10728" w:rsidP="003F51BE">
            <w:pPr>
              <w:pStyle w:val="ColorfulList-Accent11"/>
              <w:spacing w:line="312" w:lineRule="auto"/>
              <w:ind w:left="0" w:firstLine="0"/>
              <w:rPr>
                <w:szCs w:val="26"/>
              </w:rPr>
            </w:pPr>
            <w:r>
              <w:rPr>
                <w:szCs w:val="26"/>
              </w:rPr>
              <w:t>Ten_mucdo</w:t>
            </w:r>
          </w:p>
        </w:tc>
        <w:tc>
          <w:tcPr>
            <w:tcW w:w="1701" w:type="dxa"/>
            <w:shd w:val="clear" w:color="auto" w:fill="auto"/>
          </w:tcPr>
          <w:p w:rsidR="00213193" w:rsidRPr="00F17FD4" w:rsidRDefault="00D10728" w:rsidP="003F51BE">
            <w:pPr>
              <w:pStyle w:val="ColorfulList-Accent11"/>
              <w:spacing w:line="312" w:lineRule="auto"/>
              <w:ind w:left="0" w:firstLine="0"/>
              <w:rPr>
                <w:szCs w:val="26"/>
              </w:rPr>
            </w:pPr>
            <w:r>
              <w:rPr>
                <w:szCs w:val="26"/>
              </w:rPr>
              <w:t>Varchar(255)</w:t>
            </w:r>
          </w:p>
        </w:tc>
        <w:tc>
          <w:tcPr>
            <w:tcW w:w="1560" w:type="dxa"/>
            <w:shd w:val="clear" w:color="auto" w:fill="auto"/>
          </w:tcPr>
          <w:p w:rsidR="00213193" w:rsidRPr="00F17FD4" w:rsidRDefault="00213193" w:rsidP="003F51BE">
            <w:pPr>
              <w:pStyle w:val="ColorfulList-Accent11"/>
              <w:spacing w:line="312" w:lineRule="auto"/>
              <w:ind w:left="0" w:firstLine="0"/>
              <w:rPr>
                <w:szCs w:val="26"/>
              </w:rPr>
            </w:pPr>
            <w:r w:rsidRPr="00F17FD4">
              <w:rPr>
                <w:szCs w:val="26"/>
              </w:rPr>
              <w:t>Not null</w:t>
            </w:r>
          </w:p>
        </w:tc>
        <w:tc>
          <w:tcPr>
            <w:tcW w:w="2579" w:type="dxa"/>
            <w:shd w:val="clear" w:color="auto" w:fill="auto"/>
          </w:tcPr>
          <w:p w:rsidR="00213193" w:rsidRPr="00F17FD4" w:rsidRDefault="00D10728" w:rsidP="003F51BE">
            <w:pPr>
              <w:pStyle w:val="ColorfulList-Accent11"/>
              <w:spacing w:line="312" w:lineRule="auto"/>
              <w:ind w:left="0" w:firstLine="0"/>
              <w:rPr>
                <w:szCs w:val="26"/>
              </w:rPr>
            </w:pPr>
            <w:r>
              <w:rPr>
                <w:szCs w:val="26"/>
              </w:rPr>
              <w:t>Tên mức độ</w:t>
            </w:r>
          </w:p>
        </w:tc>
      </w:tr>
      <w:tr w:rsidR="00213193" w:rsidRPr="00F17FD4" w:rsidTr="004B015B">
        <w:tc>
          <w:tcPr>
            <w:tcW w:w="709" w:type="dxa"/>
            <w:shd w:val="clear" w:color="auto" w:fill="auto"/>
            <w:vAlign w:val="center"/>
          </w:tcPr>
          <w:p w:rsidR="00213193" w:rsidRPr="00F17FD4" w:rsidRDefault="00213193" w:rsidP="003F51BE">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213193" w:rsidRPr="00F17FD4" w:rsidRDefault="00D10728"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213193" w:rsidRPr="00F17FD4" w:rsidRDefault="00D10728"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Tinyint(2)</w:t>
            </w:r>
          </w:p>
        </w:tc>
        <w:tc>
          <w:tcPr>
            <w:tcW w:w="1560" w:type="dxa"/>
            <w:shd w:val="clear" w:color="auto" w:fill="auto"/>
            <w:vAlign w:val="center"/>
          </w:tcPr>
          <w:p w:rsidR="00213193" w:rsidRPr="00F17FD4" w:rsidRDefault="00213193"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213193" w:rsidRPr="00F17FD4" w:rsidRDefault="00D10728"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bl>
    <w:p w:rsidR="002A3C52" w:rsidRPr="008276B0" w:rsidRDefault="00213193" w:rsidP="008276B0">
      <w:pPr>
        <w:pStyle w:val="Caption"/>
        <w:spacing w:before="120" w:after="120" w:line="312" w:lineRule="auto"/>
        <w:jc w:val="center"/>
        <w:rPr>
          <w:rFonts w:ascii="Times New Roman" w:hAnsi="Times New Roman" w:cs="Times New Roman"/>
          <w:color w:val="auto"/>
          <w:sz w:val="26"/>
          <w:szCs w:val="26"/>
        </w:rPr>
      </w:pPr>
      <w:bookmarkStart w:id="84" w:name="_Toc5779702"/>
      <w:bookmarkStart w:id="85" w:name="_Toc8739571"/>
      <w:bookmarkStart w:id="86" w:name="_Toc8973619"/>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7</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mức độ bảo trì</w:t>
      </w:r>
      <w:bookmarkEnd w:id="84"/>
      <w:bookmarkEnd w:id="85"/>
      <w:bookmarkEnd w:id="86"/>
    </w:p>
    <w:p w:rsidR="0098183A" w:rsidRDefault="002A3C52" w:rsidP="00AE3E51">
      <w:pPr>
        <w:pStyle w:val="Heading4"/>
      </w:pPr>
      <w:r>
        <w:tab/>
      </w:r>
      <w:r w:rsidR="00451044" w:rsidRPr="002A3C52">
        <w:t>2.4.5.</w:t>
      </w:r>
      <w:r w:rsidR="0098183A" w:rsidRPr="002A3C52">
        <w:t xml:space="preserve"> Bảng Thông tin cắt ngang mặt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A76795" w:rsidRPr="00F17FD4" w:rsidTr="004B015B">
        <w:trPr>
          <w:tblHeader/>
        </w:trPr>
        <w:tc>
          <w:tcPr>
            <w:tcW w:w="709" w:type="dxa"/>
            <w:shd w:val="clear" w:color="auto" w:fill="DEEAF6" w:themeFill="accent1" w:themeFillTint="33"/>
            <w:vAlign w:val="center"/>
          </w:tcPr>
          <w:p w:rsidR="00A76795" w:rsidRPr="00F17FD4" w:rsidRDefault="00A76795"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A76795" w:rsidRPr="00F17FD4" w:rsidRDefault="00A76795"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A76795" w:rsidRPr="00F17FD4" w:rsidRDefault="00A76795"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A76795" w:rsidRPr="00F17FD4" w:rsidRDefault="00A76795"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A76795" w:rsidRPr="00F17FD4" w:rsidRDefault="00A76795" w:rsidP="004B015B">
            <w:pPr>
              <w:pStyle w:val="Nidung"/>
              <w:spacing w:before="0" w:line="312" w:lineRule="auto"/>
              <w:ind w:firstLine="0"/>
              <w:jc w:val="center"/>
              <w:rPr>
                <w:b/>
                <w:szCs w:val="26"/>
              </w:rPr>
            </w:pPr>
            <w:r w:rsidRPr="00F17FD4">
              <w:rPr>
                <w:b/>
                <w:szCs w:val="26"/>
              </w:rPr>
              <w:t>Mô tả</w:t>
            </w:r>
          </w:p>
        </w:tc>
      </w:tr>
      <w:tr w:rsidR="00A76795" w:rsidRPr="00F17FD4" w:rsidTr="004B015B">
        <w:tc>
          <w:tcPr>
            <w:tcW w:w="709" w:type="dxa"/>
            <w:shd w:val="clear" w:color="auto" w:fill="auto"/>
            <w:vAlign w:val="center"/>
          </w:tcPr>
          <w:p w:rsidR="00A76795" w:rsidRPr="00F17FD4" w:rsidRDefault="00A76795" w:rsidP="003F51BE">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_catngangmatcau</w:t>
            </w:r>
          </w:p>
        </w:tc>
        <w:tc>
          <w:tcPr>
            <w:tcW w:w="1701"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A76795" w:rsidRPr="00F17FD4" w:rsidTr="004B015B">
        <w:tc>
          <w:tcPr>
            <w:tcW w:w="709" w:type="dxa"/>
            <w:shd w:val="clear" w:color="auto" w:fill="auto"/>
            <w:vAlign w:val="center"/>
          </w:tcPr>
          <w:p w:rsidR="00A76795" w:rsidRPr="00F17FD4" w:rsidRDefault="00A76795" w:rsidP="003F51BE">
            <w:pPr>
              <w:pStyle w:val="Nidung"/>
              <w:spacing w:before="0" w:line="312" w:lineRule="auto"/>
              <w:ind w:firstLine="0"/>
              <w:jc w:val="center"/>
              <w:rPr>
                <w:szCs w:val="26"/>
              </w:rPr>
            </w:pPr>
            <w:r w:rsidRPr="00F17FD4">
              <w:rPr>
                <w:szCs w:val="26"/>
              </w:rPr>
              <w:t>2</w:t>
            </w:r>
          </w:p>
        </w:tc>
        <w:tc>
          <w:tcPr>
            <w:tcW w:w="2410" w:type="dxa"/>
            <w:shd w:val="clear" w:color="auto" w:fill="auto"/>
          </w:tcPr>
          <w:p w:rsidR="00A76795" w:rsidRPr="00F17FD4" w:rsidRDefault="00A76795" w:rsidP="003F51BE">
            <w:pPr>
              <w:pStyle w:val="ColorfulList-Accent11"/>
              <w:spacing w:line="312" w:lineRule="auto"/>
              <w:ind w:left="0" w:firstLine="0"/>
              <w:rPr>
                <w:szCs w:val="26"/>
              </w:rPr>
            </w:pPr>
            <w:r>
              <w:rPr>
                <w:szCs w:val="26"/>
              </w:rPr>
              <w:t>Id_cau</w:t>
            </w:r>
          </w:p>
        </w:tc>
        <w:tc>
          <w:tcPr>
            <w:tcW w:w="1701" w:type="dxa"/>
            <w:shd w:val="clear" w:color="auto" w:fill="auto"/>
          </w:tcPr>
          <w:p w:rsidR="00A76795" w:rsidRPr="00F17FD4" w:rsidRDefault="00A76795" w:rsidP="003F51BE">
            <w:pPr>
              <w:pStyle w:val="ColorfulList-Accent11"/>
              <w:spacing w:line="312" w:lineRule="auto"/>
              <w:ind w:left="0" w:firstLine="0"/>
              <w:rPr>
                <w:szCs w:val="26"/>
              </w:rPr>
            </w:pPr>
            <w:r>
              <w:rPr>
                <w:szCs w:val="26"/>
              </w:rPr>
              <w:t>Int(11)</w:t>
            </w:r>
          </w:p>
        </w:tc>
        <w:tc>
          <w:tcPr>
            <w:tcW w:w="1560" w:type="dxa"/>
            <w:shd w:val="clear" w:color="auto" w:fill="auto"/>
          </w:tcPr>
          <w:p w:rsidR="00A76795" w:rsidRPr="00F17FD4" w:rsidRDefault="00A76795" w:rsidP="003F51BE">
            <w:pPr>
              <w:pStyle w:val="ColorfulList-Accent11"/>
              <w:spacing w:line="312" w:lineRule="auto"/>
              <w:ind w:left="0" w:firstLine="0"/>
              <w:rPr>
                <w:szCs w:val="26"/>
              </w:rPr>
            </w:pPr>
            <w:r w:rsidRPr="00F17FD4">
              <w:rPr>
                <w:szCs w:val="26"/>
              </w:rPr>
              <w:t>Not null</w:t>
            </w:r>
          </w:p>
        </w:tc>
        <w:tc>
          <w:tcPr>
            <w:tcW w:w="2579" w:type="dxa"/>
            <w:shd w:val="clear" w:color="auto" w:fill="auto"/>
          </w:tcPr>
          <w:p w:rsidR="00A76795" w:rsidRPr="00F17FD4" w:rsidRDefault="00A76795" w:rsidP="003F51BE">
            <w:pPr>
              <w:pStyle w:val="ColorfulList-Accent11"/>
              <w:spacing w:line="312" w:lineRule="auto"/>
              <w:ind w:left="0" w:firstLine="0"/>
              <w:rPr>
                <w:szCs w:val="26"/>
              </w:rPr>
            </w:pPr>
            <w:r>
              <w:rPr>
                <w:szCs w:val="26"/>
              </w:rPr>
              <w:t>Mã cầu</w:t>
            </w:r>
          </w:p>
        </w:tc>
      </w:tr>
      <w:tr w:rsidR="00A76795" w:rsidRPr="00F17FD4" w:rsidTr="004B015B">
        <w:tc>
          <w:tcPr>
            <w:tcW w:w="709" w:type="dxa"/>
            <w:shd w:val="clear" w:color="auto" w:fill="auto"/>
            <w:vAlign w:val="center"/>
          </w:tcPr>
          <w:p w:rsidR="00A76795" w:rsidRPr="00F17FD4" w:rsidRDefault="00A76795" w:rsidP="003F51BE">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Nhipcungdang</w:t>
            </w:r>
          </w:p>
        </w:tc>
        <w:tc>
          <w:tcPr>
            <w:tcW w:w="1701"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Pr="00F17FD4"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Nhịp cùng dạng</w:t>
            </w:r>
          </w:p>
        </w:tc>
      </w:tr>
      <w:tr w:rsidR="00A76795" w:rsidRPr="00F17FD4" w:rsidTr="004B015B">
        <w:tc>
          <w:tcPr>
            <w:tcW w:w="709" w:type="dxa"/>
            <w:shd w:val="clear" w:color="auto" w:fill="auto"/>
            <w:vAlign w:val="center"/>
          </w:tcPr>
          <w:p w:rsidR="00A76795" w:rsidRPr="00F17FD4" w:rsidRDefault="00A76795" w:rsidP="003F51BE">
            <w:pPr>
              <w:pStyle w:val="Nidung"/>
              <w:spacing w:before="0" w:line="312" w:lineRule="auto"/>
              <w:ind w:firstLine="0"/>
              <w:jc w:val="center"/>
              <w:rPr>
                <w:szCs w:val="26"/>
              </w:rPr>
            </w:pPr>
            <w:r>
              <w:rPr>
                <w:szCs w:val="26"/>
              </w:rPr>
              <w:t>4</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Chieurongtoancau</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rộng toàn cầu</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t>5</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Phanxechay</w:t>
            </w:r>
          </w:p>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_chieurong</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rộng phần xe chạy</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t>6</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Phanxechay_solanxe</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Int(2)</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Số làn xe</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t>7</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Phancach_berong</w:t>
            </w:r>
          </w:p>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phancachgiua</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Bề rộng phân cách giữa</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t>8</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Phancach_berong</w:t>
            </w:r>
          </w:p>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Phancachbien</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Bề rộng phân cách biên</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lastRenderedPageBreak/>
              <w:t>9</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Duongbohanh</w:t>
            </w:r>
          </w:p>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_berong</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Bề rộng đường bộ hành</w:t>
            </w:r>
          </w:p>
        </w:tc>
      </w:tr>
      <w:tr w:rsidR="00A76795" w:rsidRPr="00F17FD4" w:rsidTr="004B015B">
        <w:tc>
          <w:tcPr>
            <w:tcW w:w="709" w:type="dxa"/>
            <w:shd w:val="clear" w:color="auto" w:fill="auto"/>
            <w:vAlign w:val="center"/>
          </w:tcPr>
          <w:p w:rsidR="00A76795" w:rsidRDefault="00A76795" w:rsidP="003F51BE">
            <w:pPr>
              <w:pStyle w:val="Nidung"/>
              <w:spacing w:before="0" w:line="312" w:lineRule="auto"/>
              <w:ind w:firstLine="0"/>
              <w:jc w:val="center"/>
              <w:rPr>
                <w:szCs w:val="26"/>
              </w:rPr>
            </w:pPr>
            <w:r>
              <w:rPr>
                <w:szCs w:val="26"/>
              </w:rPr>
              <w:t>10</w:t>
            </w:r>
          </w:p>
        </w:tc>
        <w:tc>
          <w:tcPr>
            <w:tcW w:w="2410"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Duongbohanh</w:t>
            </w:r>
          </w:p>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_beronglancan</w:t>
            </w:r>
          </w:p>
        </w:tc>
        <w:tc>
          <w:tcPr>
            <w:tcW w:w="1701" w:type="dxa"/>
            <w:shd w:val="clear" w:color="auto" w:fill="auto"/>
            <w:vAlign w:val="center"/>
          </w:tcPr>
          <w:p w:rsidR="00A76795" w:rsidRDefault="00A76795"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76795" w:rsidRPr="00F17FD4" w:rsidRDefault="00A76795"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Not null</w:t>
            </w:r>
          </w:p>
        </w:tc>
        <w:tc>
          <w:tcPr>
            <w:tcW w:w="2579" w:type="dxa"/>
            <w:shd w:val="clear" w:color="auto" w:fill="auto"/>
            <w:vAlign w:val="center"/>
          </w:tcPr>
          <w:p w:rsidR="00A76795" w:rsidRDefault="00A76795"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Bề rộng lan can đường bộ hành</w:t>
            </w:r>
          </w:p>
        </w:tc>
      </w:tr>
    </w:tbl>
    <w:p w:rsidR="00A76795" w:rsidRPr="008276B0" w:rsidRDefault="00A76795" w:rsidP="008276B0">
      <w:pPr>
        <w:pStyle w:val="Caption"/>
        <w:spacing w:before="120" w:after="120" w:line="312" w:lineRule="auto"/>
        <w:jc w:val="center"/>
        <w:rPr>
          <w:rFonts w:ascii="Times New Roman" w:hAnsi="Times New Roman" w:cs="Times New Roman"/>
          <w:color w:val="auto"/>
          <w:sz w:val="26"/>
          <w:szCs w:val="26"/>
        </w:rPr>
      </w:pPr>
      <w:bookmarkStart w:id="87" w:name="_Toc5779703"/>
      <w:bookmarkStart w:id="88" w:name="_Toc8739572"/>
      <w:bookmarkStart w:id="89" w:name="_Toc8973620"/>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8</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cắt ngang mặt cầu</w:t>
      </w:r>
      <w:bookmarkEnd w:id="87"/>
      <w:bookmarkEnd w:id="88"/>
      <w:bookmarkEnd w:id="89"/>
    </w:p>
    <w:p w:rsidR="0098183A" w:rsidRDefault="0098183A" w:rsidP="00974065">
      <w:pPr>
        <w:pStyle w:val="Heading4"/>
      </w:pPr>
      <w:r>
        <w:tab/>
      </w:r>
      <w:r w:rsidR="00451044" w:rsidRPr="00D231C0">
        <w:t>2.4.6.</w:t>
      </w:r>
      <w:r w:rsidRPr="00D231C0">
        <w:t xml:space="preserve"> Bảng Thông tin chống thấm và thoát nước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025032" w:rsidRPr="00F17FD4" w:rsidTr="004B015B">
        <w:trPr>
          <w:tblHeader/>
        </w:trPr>
        <w:tc>
          <w:tcPr>
            <w:tcW w:w="709" w:type="dxa"/>
            <w:shd w:val="clear" w:color="auto" w:fill="DEEAF6" w:themeFill="accent1" w:themeFillTint="33"/>
            <w:vAlign w:val="center"/>
          </w:tcPr>
          <w:p w:rsidR="00025032" w:rsidRPr="00F17FD4" w:rsidRDefault="00025032"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025032" w:rsidRPr="00F17FD4" w:rsidRDefault="00025032"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025032" w:rsidRPr="00F17FD4" w:rsidRDefault="00025032"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025032" w:rsidRPr="00F17FD4" w:rsidRDefault="00025032"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025032" w:rsidRPr="00F17FD4" w:rsidRDefault="00025032" w:rsidP="004B015B">
            <w:pPr>
              <w:pStyle w:val="Nidung"/>
              <w:spacing w:before="0" w:line="312" w:lineRule="auto"/>
              <w:ind w:firstLine="0"/>
              <w:jc w:val="center"/>
              <w:rPr>
                <w:b/>
                <w:szCs w:val="26"/>
              </w:rPr>
            </w:pPr>
            <w:r w:rsidRPr="00F17FD4">
              <w:rPr>
                <w:b/>
                <w:szCs w:val="26"/>
              </w:rPr>
              <w:t>Mô tả</w:t>
            </w:r>
          </w:p>
        </w:tc>
      </w:tr>
      <w:tr w:rsidR="00025032" w:rsidRPr="00F17FD4" w:rsidTr="004B015B">
        <w:tc>
          <w:tcPr>
            <w:tcW w:w="709" w:type="dxa"/>
            <w:shd w:val="clear" w:color="auto" w:fill="auto"/>
            <w:vAlign w:val="center"/>
          </w:tcPr>
          <w:p w:rsidR="00025032" w:rsidRPr="00F17FD4" w:rsidRDefault="00025032" w:rsidP="003F51BE">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_chongtham</w:t>
            </w:r>
          </w:p>
        </w:tc>
        <w:tc>
          <w:tcPr>
            <w:tcW w:w="1701"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025032" w:rsidRPr="00F17FD4" w:rsidTr="004B015B">
        <w:tc>
          <w:tcPr>
            <w:tcW w:w="709" w:type="dxa"/>
            <w:shd w:val="clear" w:color="auto" w:fill="auto"/>
            <w:vAlign w:val="center"/>
          </w:tcPr>
          <w:p w:rsidR="00025032" w:rsidRPr="00F17FD4" w:rsidRDefault="00025032" w:rsidP="003F51BE">
            <w:pPr>
              <w:pStyle w:val="Nidung"/>
              <w:spacing w:before="0" w:line="312" w:lineRule="auto"/>
              <w:ind w:firstLine="0"/>
              <w:jc w:val="center"/>
              <w:rPr>
                <w:szCs w:val="26"/>
              </w:rPr>
            </w:pPr>
            <w:r w:rsidRPr="00F17FD4">
              <w:rPr>
                <w:szCs w:val="26"/>
              </w:rPr>
              <w:t>2</w:t>
            </w:r>
          </w:p>
        </w:tc>
        <w:tc>
          <w:tcPr>
            <w:tcW w:w="2410" w:type="dxa"/>
            <w:shd w:val="clear" w:color="auto" w:fill="auto"/>
          </w:tcPr>
          <w:p w:rsidR="00025032" w:rsidRPr="00F17FD4" w:rsidRDefault="00025032" w:rsidP="003F51BE">
            <w:pPr>
              <w:pStyle w:val="ColorfulList-Accent11"/>
              <w:spacing w:line="312" w:lineRule="auto"/>
              <w:ind w:left="0" w:firstLine="0"/>
              <w:rPr>
                <w:szCs w:val="26"/>
              </w:rPr>
            </w:pPr>
            <w:r>
              <w:rPr>
                <w:szCs w:val="26"/>
              </w:rPr>
              <w:t>Id_cau</w:t>
            </w:r>
          </w:p>
        </w:tc>
        <w:tc>
          <w:tcPr>
            <w:tcW w:w="1701" w:type="dxa"/>
            <w:shd w:val="clear" w:color="auto" w:fill="auto"/>
          </w:tcPr>
          <w:p w:rsidR="00025032" w:rsidRPr="00F17FD4" w:rsidRDefault="00025032" w:rsidP="003F51BE">
            <w:pPr>
              <w:pStyle w:val="ColorfulList-Accent11"/>
              <w:spacing w:line="312" w:lineRule="auto"/>
              <w:ind w:left="0" w:firstLine="0"/>
              <w:rPr>
                <w:szCs w:val="26"/>
              </w:rPr>
            </w:pPr>
            <w:r>
              <w:rPr>
                <w:szCs w:val="26"/>
              </w:rPr>
              <w:t>Int(11)</w:t>
            </w:r>
          </w:p>
        </w:tc>
        <w:tc>
          <w:tcPr>
            <w:tcW w:w="1560" w:type="dxa"/>
            <w:shd w:val="clear" w:color="auto" w:fill="auto"/>
          </w:tcPr>
          <w:p w:rsidR="00025032" w:rsidRPr="00F17FD4" w:rsidRDefault="00025032" w:rsidP="003F51BE">
            <w:pPr>
              <w:pStyle w:val="ColorfulList-Accent11"/>
              <w:spacing w:line="312" w:lineRule="auto"/>
              <w:ind w:left="0" w:firstLine="0"/>
              <w:rPr>
                <w:szCs w:val="26"/>
              </w:rPr>
            </w:pPr>
            <w:r w:rsidRPr="00F17FD4">
              <w:rPr>
                <w:szCs w:val="26"/>
              </w:rPr>
              <w:t>Not null</w:t>
            </w:r>
          </w:p>
        </w:tc>
        <w:tc>
          <w:tcPr>
            <w:tcW w:w="2579" w:type="dxa"/>
            <w:shd w:val="clear" w:color="auto" w:fill="auto"/>
          </w:tcPr>
          <w:p w:rsidR="00025032" w:rsidRPr="00F17FD4" w:rsidRDefault="00025032" w:rsidP="003F51BE">
            <w:pPr>
              <w:pStyle w:val="ColorfulList-Accent11"/>
              <w:spacing w:line="312" w:lineRule="auto"/>
              <w:ind w:left="0" w:firstLine="0"/>
              <w:rPr>
                <w:szCs w:val="26"/>
              </w:rPr>
            </w:pPr>
            <w:r>
              <w:rPr>
                <w:szCs w:val="26"/>
              </w:rPr>
              <w:t>Mã cầu</w:t>
            </w:r>
          </w:p>
        </w:tc>
      </w:tr>
      <w:tr w:rsidR="00025032" w:rsidRPr="00F17FD4" w:rsidTr="004B015B">
        <w:tc>
          <w:tcPr>
            <w:tcW w:w="709" w:type="dxa"/>
            <w:shd w:val="clear" w:color="auto" w:fill="auto"/>
            <w:vAlign w:val="center"/>
          </w:tcPr>
          <w:p w:rsidR="00025032" w:rsidRPr="00F17FD4" w:rsidRDefault="00025032" w:rsidP="003F51BE">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025032" w:rsidRPr="00F17FD4"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025032" w:rsidRPr="00F17FD4" w:rsidRDefault="00025032"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025032" w:rsidRPr="00F17FD4" w:rsidTr="004B015B">
        <w:tc>
          <w:tcPr>
            <w:tcW w:w="709" w:type="dxa"/>
            <w:shd w:val="clear" w:color="auto" w:fill="auto"/>
            <w:vAlign w:val="center"/>
          </w:tcPr>
          <w:p w:rsidR="00025032" w:rsidRPr="00F17FD4" w:rsidRDefault="00025032" w:rsidP="003F51BE">
            <w:pPr>
              <w:pStyle w:val="Nidung"/>
              <w:spacing w:before="0" w:line="312" w:lineRule="auto"/>
              <w:ind w:firstLine="0"/>
              <w:jc w:val="center"/>
              <w:rPr>
                <w:szCs w:val="26"/>
              </w:rPr>
            </w:pPr>
            <w:r>
              <w:rPr>
                <w:szCs w:val="26"/>
              </w:rPr>
              <w:t>4</w:t>
            </w:r>
          </w:p>
        </w:tc>
        <w:tc>
          <w:tcPr>
            <w:tcW w:w="2410"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Vitri</w:t>
            </w:r>
          </w:p>
        </w:tc>
        <w:tc>
          <w:tcPr>
            <w:tcW w:w="1701"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025032" w:rsidRDefault="00025032"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Vị trí</w:t>
            </w:r>
          </w:p>
        </w:tc>
      </w:tr>
      <w:tr w:rsidR="00025032" w:rsidRPr="00F17FD4" w:rsidTr="004B015B">
        <w:tc>
          <w:tcPr>
            <w:tcW w:w="709" w:type="dxa"/>
            <w:shd w:val="clear" w:color="auto" w:fill="auto"/>
            <w:vAlign w:val="center"/>
          </w:tcPr>
          <w:p w:rsidR="00025032" w:rsidRDefault="00025032" w:rsidP="003F51BE">
            <w:pPr>
              <w:pStyle w:val="Nidung"/>
              <w:spacing w:before="0" w:line="312" w:lineRule="auto"/>
              <w:ind w:firstLine="0"/>
              <w:jc w:val="center"/>
              <w:rPr>
                <w:szCs w:val="26"/>
              </w:rPr>
            </w:pPr>
            <w:r>
              <w:rPr>
                <w:szCs w:val="26"/>
              </w:rPr>
              <w:t>5</w:t>
            </w:r>
          </w:p>
        </w:tc>
        <w:tc>
          <w:tcPr>
            <w:tcW w:w="2410"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Ghichu</w:t>
            </w:r>
          </w:p>
        </w:tc>
        <w:tc>
          <w:tcPr>
            <w:tcW w:w="1701"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025032" w:rsidRDefault="00025032" w:rsidP="003F51BE">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025032" w:rsidRDefault="00025032" w:rsidP="003F51BE">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r>
    </w:tbl>
    <w:p w:rsidR="00D231C0" w:rsidRPr="008276B0" w:rsidRDefault="00025032" w:rsidP="008276B0">
      <w:pPr>
        <w:pStyle w:val="Caption"/>
        <w:spacing w:before="120" w:after="120" w:line="312" w:lineRule="auto"/>
        <w:jc w:val="center"/>
        <w:rPr>
          <w:rFonts w:ascii="Times New Roman" w:hAnsi="Times New Roman" w:cs="Times New Roman"/>
          <w:color w:val="auto"/>
          <w:sz w:val="26"/>
          <w:szCs w:val="26"/>
        </w:rPr>
      </w:pPr>
      <w:bookmarkStart w:id="90" w:name="_Toc5779704"/>
      <w:bookmarkStart w:id="91" w:name="_Toc8739573"/>
      <w:bookmarkStart w:id="92" w:name="_Toc8973621"/>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9</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chống thấm và thoát nước</w:t>
      </w:r>
      <w:bookmarkEnd w:id="90"/>
      <w:bookmarkEnd w:id="91"/>
      <w:bookmarkEnd w:id="92"/>
    </w:p>
    <w:p w:rsidR="0098183A" w:rsidRDefault="00D231C0" w:rsidP="00974065">
      <w:pPr>
        <w:pStyle w:val="Heading4"/>
      </w:pPr>
      <w:r>
        <w:tab/>
      </w:r>
      <w:r w:rsidR="00451044" w:rsidRPr="00D231C0">
        <w:t>2.4.7.</w:t>
      </w:r>
      <w:r w:rsidR="0098183A" w:rsidRPr="00D231C0">
        <w:t xml:space="preserve"> Bảng Thông tin gối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D231C0" w:rsidRPr="00F17FD4" w:rsidTr="004B015B">
        <w:trPr>
          <w:tblHeader/>
        </w:trPr>
        <w:tc>
          <w:tcPr>
            <w:tcW w:w="709" w:type="dxa"/>
            <w:shd w:val="clear" w:color="auto" w:fill="DEEAF6" w:themeFill="accent1" w:themeFillTint="33"/>
            <w:vAlign w:val="center"/>
          </w:tcPr>
          <w:p w:rsidR="00D231C0" w:rsidRPr="00F17FD4" w:rsidRDefault="00D231C0"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D231C0" w:rsidRPr="00F17FD4" w:rsidRDefault="00D231C0"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D231C0" w:rsidRPr="00F17FD4" w:rsidRDefault="00D231C0"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D231C0" w:rsidRPr="00F17FD4" w:rsidRDefault="00D231C0"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D231C0" w:rsidRPr="00F17FD4" w:rsidRDefault="00D231C0" w:rsidP="004B015B">
            <w:pPr>
              <w:pStyle w:val="Nidung"/>
              <w:spacing w:before="0" w:line="312" w:lineRule="auto"/>
              <w:ind w:firstLine="0"/>
              <w:jc w:val="center"/>
              <w:rPr>
                <w:b/>
                <w:szCs w:val="26"/>
              </w:rPr>
            </w:pPr>
            <w:r w:rsidRPr="00F17FD4">
              <w:rPr>
                <w:b/>
                <w:szCs w:val="26"/>
              </w:rPr>
              <w:t>Mô tả</w:t>
            </w:r>
          </w:p>
        </w:tc>
      </w:tr>
      <w:tr w:rsidR="00D231C0" w:rsidRPr="00F17FD4" w:rsidTr="004B015B">
        <w:tc>
          <w:tcPr>
            <w:tcW w:w="709" w:type="dxa"/>
            <w:shd w:val="clear" w:color="auto" w:fill="auto"/>
            <w:vAlign w:val="center"/>
          </w:tcPr>
          <w:p w:rsidR="00D231C0" w:rsidRPr="00F17FD4" w:rsidRDefault="00D231C0" w:rsidP="00972865">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_goicau</w:t>
            </w:r>
          </w:p>
        </w:tc>
        <w:tc>
          <w:tcPr>
            <w:tcW w:w="1701"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D231C0" w:rsidRPr="00F17FD4" w:rsidTr="004B015B">
        <w:tc>
          <w:tcPr>
            <w:tcW w:w="709" w:type="dxa"/>
            <w:shd w:val="clear" w:color="auto" w:fill="auto"/>
            <w:vAlign w:val="center"/>
          </w:tcPr>
          <w:p w:rsidR="00D231C0" w:rsidRPr="00F17FD4" w:rsidRDefault="00D231C0" w:rsidP="00972865">
            <w:pPr>
              <w:pStyle w:val="Nidung"/>
              <w:spacing w:before="0" w:line="312" w:lineRule="auto"/>
              <w:ind w:firstLine="0"/>
              <w:jc w:val="center"/>
              <w:rPr>
                <w:szCs w:val="26"/>
              </w:rPr>
            </w:pPr>
            <w:r w:rsidRPr="00F17FD4">
              <w:rPr>
                <w:szCs w:val="26"/>
              </w:rPr>
              <w:t>2</w:t>
            </w:r>
          </w:p>
        </w:tc>
        <w:tc>
          <w:tcPr>
            <w:tcW w:w="2410" w:type="dxa"/>
            <w:shd w:val="clear" w:color="auto" w:fill="auto"/>
          </w:tcPr>
          <w:p w:rsidR="00D231C0" w:rsidRPr="00F17FD4" w:rsidRDefault="00D231C0" w:rsidP="00972865">
            <w:pPr>
              <w:pStyle w:val="ColorfulList-Accent11"/>
              <w:spacing w:line="312" w:lineRule="auto"/>
              <w:ind w:left="0" w:firstLine="0"/>
              <w:rPr>
                <w:szCs w:val="26"/>
              </w:rPr>
            </w:pPr>
            <w:r>
              <w:rPr>
                <w:szCs w:val="26"/>
              </w:rPr>
              <w:t>Id_cau</w:t>
            </w:r>
          </w:p>
        </w:tc>
        <w:tc>
          <w:tcPr>
            <w:tcW w:w="1701" w:type="dxa"/>
            <w:shd w:val="clear" w:color="auto" w:fill="auto"/>
          </w:tcPr>
          <w:p w:rsidR="00D231C0" w:rsidRPr="00F17FD4" w:rsidRDefault="00D231C0" w:rsidP="00972865">
            <w:pPr>
              <w:pStyle w:val="ColorfulList-Accent11"/>
              <w:spacing w:line="312" w:lineRule="auto"/>
              <w:ind w:left="0" w:firstLine="0"/>
              <w:rPr>
                <w:szCs w:val="26"/>
              </w:rPr>
            </w:pPr>
            <w:r>
              <w:rPr>
                <w:szCs w:val="26"/>
              </w:rPr>
              <w:t>Int(11)</w:t>
            </w:r>
          </w:p>
        </w:tc>
        <w:tc>
          <w:tcPr>
            <w:tcW w:w="1560" w:type="dxa"/>
            <w:shd w:val="clear" w:color="auto" w:fill="auto"/>
          </w:tcPr>
          <w:p w:rsidR="00D231C0" w:rsidRPr="00F17FD4" w:rsidRDefault="00D231C0" w:rsidP="00972865">
            <w:pPr>
              <w:pStyle w:val="ColorfulList-Accent11"/>
              <w:spacing w:line="312" w:lineRule="auto"/>
              <w:ind w:left="0" w:firstLine="0"/>
              <w:rPr>
                <w:szCs w:val="26"/>
              </w:rPr>
            </w:pPr>
            <w:r w:rsidRPr="00F17FD4">
              <w:rPr>
                <w:szCs w:val="26"/>
              </w:rPr>
              <w:t>Not null</w:t>
            </w:r>
          </w:p>
        </w:tc>
        <w:tc>
          <w:tcPr>
            <w:tcW w:w="2579" w:type="dxa"/>
            <w:shd w:val="clear" w:color="auto" w:fill="auto"/>
          </w:tcPr>
          <w:p w:rsidR="00D231C0" w:rsidRPr="00F17FD4" w:rsidRDefault="00D231C0" w:rsidP="00972865">
            <w:pPr>
              <w:pStyle w:val="ColorfulList-Accent11"/>
              <w:spacing w:line="312" w:lineRule="auto"/>
              <w:ind w:left="0" w:firstLine="0"/>
              <w:rPr>
                <w:szCs w:val="26"/>
              </w:rPr>
            </w:pPr>
            <w:r>
              <w:rPr>
                <w:szCs w:val="26"/>
              </w:rPr>
              <w:t>Mã cầu</w:t>
            </w:r>
          </w:p>
        </w:tc>
      </w:tr>
      <w:tr w:rsidR="00D231C0" w:rsidRPr="00F17FD4" w:rsidTr="004B015B">
        <w:tc>
          <w:tcPr>
            <w:tcW w:w="709" w:type="dxa"/>
            <w:shd w:val="clear" w:color="auto" w:fill="auto"/>
            <w:vAlign w:val="center"/>
          </w:tcPr>
          <w:p w:rsidR="00D231C0" w:rsidRPr="00F17FD4" w:rsidRDefault="00D231C0" w:rsidP="00972865">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D231C0" w:rsidRPr="00F17FD4"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Pr="00F17FD4"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D231C0" w:rsidRPr="00F17FD4" w:rsidTr="004B015B">
        <w:tc>
          <w:tcPr>
            <w:tcW w:w="709" w:type="dxa"/>
            <w:shd w:val="clear" w:color="auto" w:fill="auto"/>
            <w:vAlign w:val="center"/>
          </w:tcPr>
          <w:p w:rsidR="00D231C0" w:rsidRPr="00F17FD4" w:rsidRDefault="00D231C0" w:rsidP="00972865">
            <w:pPr>
              <w:pStyle w:val="Nidung"/>
              <w:spacing w:before="0" w:line="312" w:lineRule="auto"/>
              <w:ind w:firstLine="0"/>
              <w:jc w:val="center"/>
              <w:rPr>
                <w:szCs w:val="26"/>
              </w:rPr>
            </w:pPr>
            <w:r>
              <w:rPr>
                <w:szCs w:val="26"/>
              </w:rPr>
              <w:t>4</w:t>
            </w:r>
          </w:p>
        </w:tc>
        <w:tc>
          <w:tcPr>
            <w:tcW w:w="241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Trennhip</w:t>
            </w:r>
          </w:p>
        </w:tc>
        <w:tc>
          <w:tcPr>
            <w:tcW w:w="1701"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Trên nhịp cầu</w:t>
            </w:r>
          </w:p>
        </w:tc>
      </w:tr>
      <w:tr w:rsidR="00D231C0" w:rsidRPr="00F17FD4" w:rsidTr="004B015B">
        <w:tc>
          <w:tcPr>
            <w:tcW w:w="709" w:type="dxa"/>
            <w:shd w:val="clear" w:color="auto" w:fill="auto"/>
            <w:vAlign w:val="center"/>
          </w:tcPr>
          <w:p w:rsidR="00D231C0" w:rsidRDefault="00D231C0" w:rsidP="00972865">
            <w:pPr>
              <w:pStyle w:val="Nidung"/>
              <w:spacing w:before="0" w:line="312" w:lineRule="auto"/>
              <w:ind w:firstLine="0"/>
              <w:jc w:val="center"/>
              <w:rPr>
                <w:szCs w:val="26"/>
              </w:rPr>
            </w:pPr>
            <w:r>
              <w:rPr>
                <w:szCs w:val="26"/>
              </w:rPr>
              <w:t>5</w:t>
            </w:r>
          </w:p>
        </w:tc>
        <w:tc>
          <w:tcPr>
            <w:tcW w:w="241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Trenmotru</w:t>
            </w:r>
          </w:p>
        </w:tc>
        <w:tc>
          <w:tcPr>
            <w:tcW w:w="1701"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Trên mố trụ</w:t>
            </w:r>
          </w:p>
        </w:tc>
      </w:tr>
      <w:tr w:rsidR="00D231C0" w:rsidRPr="00F17FD4" w:rsidTr="004B015B">
        <w:tc>
          <w:tcPr>
            <w:tcW w:w="709" w:type="dxa"/>
            <w:shd w:val="clear" w:color="auto" w:fill="auto"/>
            <w:vAlign w:val="center"/>
          </w:tcPr>
          <w:p w:rsidR="00D231C0" w:rsidRDefault="00D231C0" w:rsidP="00972865">
            <w:pPr>
              <w:pStyle w:val="Nidung"/>
              <w:spacing w:before="0" w:line="312" w:lineRule="auto"/>
              <w:ind w:firstLine="0"/>
              <w:jc w:val="center"/>
              <w:rPr>
                <w:szCs w:val="26"/>
              </w:rPr>
            </w:pPr>
            <w:r>
              <w:rPr>
                <w:szCs w:val="26"/>
              </w:rPr>
              <w:t>6</w:t>
            </w:r>
          </w:p>
        </w:tc>
        <w:tc>
          <w:tcPr>
            <w:tcW w:w="241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Danglienket</w:t>
            </w:r>
          </w:p>
        </w:tc>
        <w:tc>
          <w:tcPr>
            <w:tcW w:w="1701"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00EE4AEB">
              <w:rPr>
                <w:rFonts w:ascii="Times New Roman" w:hAnsi="Times New Roman" w:cs="Times New Roman"/>
                <w:sz w:val="26"/>
                <w:szCs w:val="26"/>
                <w:lang w:val="vi-VN"/>
              </w:rPr>
              <w:t>6</w:t>
            </w:r>
            <w:r>
              <w:rPr>
                <w:rFonts w:ascii="Times New Roman" w:hAnsi="Times New Roman" w:cs="Times New Roman"/>
                <w:sz w:val="26"/>
                <w:szCs w:val="26"/>
              </w:rPr>
              <w:t>)</w:t>
            </w:r>
          </w:p>
        </w:tc>
        <w:tc>
          <w:tcPr>
            <w:tcW w:w="156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liên kết</w:t>
            </w:r>
          </w:p>
        </w:tc>
      </w:tr>
      <w:tr w:rsidR="00D231C0" w:rsidRPr="00F17FD4" w:rsidTr="004B015B">
        <w:tc>
          <w:tcPr>
            <w:tcW w:w="709" w:type="dxa"/>
            <w:shd w:val="clear" w:color="auto" w:fill="auto"/>
            <w:vAlign w:val="center"/>
          </w:tcPr>
          <w:p w:rsidR="00D231C0" w:rsidRDefault="00D231C0" w:rsidP="00972865">
            <w:pPr>
              <w:pStyle w:val="Nidung"/>
              <w:spacing w:before="0" w:line="312" w:lineRule="auto"/>
              <w:ind w:firstLine="0"/>
              <w:jc w:val="center"/>
              <w:rPr>
                <w:szCs w:val="26"/>
              </w:rPr>
            </w:pPr>
            <w:r>
              <w:rPr>
                <w:szCs w:val="26"/>
              </w:rPr>
              <w:t>7</w:t>
            </w:r>
          </w:p>
        </w:tc>
        <w:tc>
          <w:tcPr>
            <w:tcW w:w="241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Vatlieu</w:t>
            </w:r>
          </w:p>
        </w:tc>
        <w:tc>
          <w:tcPr>
            <w:tcW w:w="1701" w:type="dxa"/>
            <w:shd w:val="clear" w:color="auto" w:fill="auto"/>
            <w:vAlign w:val="center"/>
          </w:tcPr>
          <w:p w:rsidR="00D231C0" w:rsidRDefault="00EE4AEB"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Pr>
                <w:rFonts w:ascii="Times New Roman" w:hAnsi="Times New Roman" w:cs="Times New Roman"/>
                <w:sz w:val="26"/>
                <w:szCs w:val="26"/>
                <w:lang w:val="vi-VN"/>
              </w:rPr>
              <w:t>6</w:t>
            </w:r>
            <w:r>
              <w:rPr>
                <w:rFonts w:ascii="Times New Roman" w:hAnsi="Times New Roman" w:cs="Times New Roman"/>
                <w:sz w:val="26"/>
                <w:szCs w:val="26"/>
              </w:rPr>
              <w:t>)</w:t>
            </w:r>
          </w:p>
        </w:tc>
        <w:tc>
          <w:tcPr>
            <w:tcW w:w="156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w:t>
            </w:r>
          </w:p>
        </w:tc>
      </w:tr>
      <w:tr w:rsidR="00D231C0" w:rsidRPr="00F17FD4" w:rsidTr="004B015B">
        <w:tc>
          <w:tcPr>
            <w:tcW w:w="709" w:type="dxa"/>
            <w:shd w:val="clear" w:color="auto" w:fill="auto"/>
            <w:vAlign w:val="center"/>
          </w:tcPr>
          <w:p w:rsidR="00D231C0" w:rsidRDefault="00D231C0" w:rsidP="00972865">
            <w:pPr>
              <w:pStyle w:val="Nidung"/>
              <w:spacing w:before="0" w:line="312" w:lineRule="auto"/>
              <w:ind w:firstLine="0"/>
              <w:jc w:val="center"/>
              <w:rPr>
                <w:szCs w:val="26"/>
              </w:rPr>
            </w:pPr>
            <w:r>
              <w:rPr>
                <w:szCs w:val="26"/>
              </w:rPr>
              <w:t>8</w:t>
            </w:r>
          </w:p>
        </w:tc>
        <w:tc>
          <w:tcPr>
            <w:tcW w:w="241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Ghichu</w:t>
            </w:r>
          </w:p>
        </w:tc>
        <w:tc>
          <w:tcPr>
            <w:tcW w:w="1701"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D231C0" w:rsidRDefault="00D231C0"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231C0" w:rsidRDefault="00D231C0"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r>
    </w:tbl>
    <w:p w:rsidR="00D231C0" w:rsidRPr="008276B0" w:rsidRDefault="00000EFF" w:rsidP="008276B0">
      <w:pPr>
        <w:pStyle w:val="Caption"/>
        <w:spacing w:before="120" w:after="120" w:line="312" w:lineRule="auto"/>
        <w:jc w:val="center"/>
        <w:rPr>
          <w:rFonts w:ascii="Times New Roman" w:hAnsi="Times New Roman" w:cs="Times New Roman"/>
          <w:color w:val="auto"/>
          <w:sz w:val="26"/>
          <w:szCs w:val="26"/>
        </w:rPr>
      </w:pPr>
      <w:bookmarkStart w:id="93" w:name="_Toc5779705"/>
      <w:bookmarkStart w:id="94" w:name="_Toc8739574"/>
      <w:bookmarkStart w:id="95" w:name="_Toc8973622"/>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10</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gối cầu</w:t>
      </w:r>
      <w:bookmarkEnd w:id="93"/>
      <w:bookmarkEnd w:id="94"/>
      <w:bookmarkEnd w:id="95"/>
    </w:p>
    <w:p w:rsidR="0098183A" w:rsidRDefault="0098183A" w:rsidP="00D758CE">
      <w:pPr>
        <w:pStyle w:val="Heading4"/>
      </w:pPr>
      <w:r>
        <w:tab/>
      </w:r>
      <w:r w:rsidR="00451044" w:rsidRPr="00000EFF">
        <w:t>2.4.8.</w:t>
      </w:r>
      <w:r w:rsidRPr="00000EFF">
        <w:t xml:space="preserve"> Bảng Thông tin kè bảo vệ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2E6922" w:rsidRPr="00F17FD4" w:rsidTr="004B015B">
        <w:trPr>
          <w:tblHeader/>
        </w:trPr>
        <w:tc>
          <w:tcPr>
            <w:tcW w:w="709" w:type="dxa"/>
            <w:shd w:val="clear" w:color="auto" w:fill="DEEAF6" w:themeFill="accent1" w:themeFillTint="33"/>
            <w:vAlign w:val="center"/>
          </w:tcPr>
          <w:p w:rsidR="002E6922" w:rsidRPr="00F17FD4" w:rsidRDefault="002E6922"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2E6922" w:rsidRPr="00F17FD4" w:rsidRDefault="002E6922"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2E6922" w:rsidRPr="00F17FD4" w:rsidRDefault="002E6922"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2E6922" w:rsidRPr="00F17FD4" w:rsidRDefault="002E6922"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2E6922" w:rsidRPr="00F17FD4" w:rsidRDefault="002E6922" w:rsidP="004B015B">
            <w:pPr>
              <w:pStyle w:val="Nidung"/>
              <w:spacing w:before="0" w:line="312" w:lineRule="auto"/>
              <w:ind w:firstLine="0"/>
              <w:jc w:val="center"/>
              <w:rPr>
                <w:b/>
                <w:szCs w:val="26"/>
              </w:rPr>
            </w:pPr>
            <w:r w:rsidRPr="00F17FD4">
              <w:rPr>
                <w:b/>
                <w:szCs w:val="26"/>
              </w:rPr>
              <w:t>Mô tả</w:t>
            </w:r>
          </w:p>
        </w:tc>
      </w:tr>
      <w:tr w:rsidR="002E6922" w:rsidRPr="00F17FD4" w:rsidTr="004B015B">
        <w:tc>
          <w:tcPr>
            <w:tcW w:w="709" w:type="dxa"/>
            <w:shd w:val="clear" w:color="auto" w:fill="auto"/>
            <w:vAlign w:val="center"/>
          </w:tcPr>
          <w:p w:rsidR="002E6922" w:rsidRPr="00F17FD4" w:rsidRDefault="002E6922" w:rsidP="00972865">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_kebaove</w:t>
            </w:r>
          </w:p>
        </w:tc>
        <w:tc>
          <w:tcPr>
            <w:tcW w:w="1701"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2E6922" w:rsidRPr="00F17FD4" w:rsidTr="004B015B">
        <w:tc>
          <w:tcPr>
            <w:tcW w:w="709" w:type="dxa"/>
            <w:shd w:val="clear" w:color="auto" w:fill="auto"/>
            <w:vAlign w:val="center"/>
          </w:tcPr>
          <w:p w:rsidR="002E6922" w:rsidRPr="00F17FD4" w:rsidRDefault="002E6922" w:rsidP="00972865">
            <w:pPr>
              <w:pStyle w:val="Nidung"/>
              <w:spacing w:before="0" w:line="312" w:lineRule="auto"/>
              <w:ind w:firstLine="0"/>
              <w:jc w:val="center"/>
              <w:rPr>
                <w:szCs w:val="26"/>
              </w:rPr>
            </w:pPr>
            <w:r w:rsidRPr="00F17FD4">
              <w:rPr>
                <w:szCs w:val="26"/>
              </w:rPr>
              <w:t>2</w:t>
            </w:r>
          </w:p>
        </w:tc>
        <w:tc>
          <w:tcPr>
            <w:tcW w:w="2410" w:type="dxa"/>
            <w:shd w:val="clear" w:color="auto" w:fill="auto"/>
          </w:tcPr>
          <w:p w:rsidR="002E6922" w:rsidRPr="00F17FD4" w:rsidRDefault="002E6922" w:rsidP="00972865">
            <w:pPr>
              <w:pStyle w:val="ColorfulList-Accent11"/>
              <w:spacing w:line="312" w:lineRule="auto"/>
              <w:ind w:left="0" w:firstLine="0"/>
              <w:rPr>
                <w:szCs w:val="26"/>
              </w:rPr>
            </w:pPr>
            <w:r>
              <w:rPr>
                <w:szCs w:val="26"/>
              </w:rPr>
              <w:t>Id_cau</w:t>
            </w:r>
          </w:p>
        </w:tc>
        <w:tc>
          <w:tcPr>
            <w:tcW w:w="1701" w:type="dxa"/>
            <w:shd w:val="clear" w:color="auto" w:fill="auto"/>
          </w:tcPr>
          <w:p w:rsidR="002E6922" w:rsidRPr="00F17FD4" w:rsidRDefault="002E6922" w:rsidP="00972865">
            <w:pPr>
              <w:pStyle w:val="ColorfulList-Accent11"/>
              <w:spacing w:line="312" w:lineRule="auto"/>
              <w:ind w:left="0" w:firstLine="0"/>
              <w:rPr>
                <w:szCs w:val="26"/>
              </w:rPr>
            </w:pPr>
            <w:r>
              <w:rPr>
                <w:szCs w:val="26"/>
              </w:rPr>
              <w:t>Int(11)</w:t>
            </w:r>
          </w:p>
        </w:tc>
        <w:tc>
          <w:tcPr>
            <w:tcW w:w="1560" w:type="dxa"/>
            <w:shd w:val="clear" w:color="auto" w:fill="auto"/>
          </w:tcPr>
          <w:p w:rsidR="002E6922" w:rsidRPr="00F17FD4" w:rsidRDefault="002E6922" w:rsidP="00972865">
            <w:pPr>
              <w:pStyle w:val="ColorfulList-Accent11"/>
              <w:spacing w:line="312" w:lineRule="auto"/>
              <w:ind w:left="0" w:firstLine="0"/>
              <w:rPr>
                <w:szCs w:val="26"/>
              </w:rPr>
            </w:pPr>
            <w:r w:rsidRPr="00F17FD4">
              <w:rPr>
                <w:szCs w:val="26"/>
              </w:rPr>
              <w:t>Not null</w:t>
            </w:r>
          </w:p>
        </w:tc>
        <w:tc>
          <w:tcPr>
            <w:tcW w:w="2579" w:type="dxa"/>
            <w:shd w:val="clear" w:color="auto" w:fill="auto"/>
          </w:tcPr>
          <w:p w:rsidR="002E6922" w:rsidRPr="00F17FD4" w:rsidRDefault="002E6922" w:rsidP="00972865">
            <w:pPr>
              <w:pStyle w:val="ColorfulList-Accent11"/>
              <w:spacing w:line="312" w:lineRule="auto"/>
              <w:ind w:left="0" w:firstLine="0"/>
              <w:rPr>
                <w:szCs w:val="26"/>
              </w:rPr>
            </w:pPr>
            <w:r>
              <w:rPr>
                <w:szCs w:val="26"/>
              </w:rPr>
              <w:t>Mã cầu</w:t>
            </w:r>
          </w:p>
        </w:tc>
      </w:tr>
      <w:tr w:rsidR="002E6922" w:rsidRPr="00F17FD4" w:rsidTr="004B015B">
        <w:tc>
          <w:tcPr>
            <w:tcW w:w="709" w:type="dxa"/>
            <w:shd w:val="clear" w:color="auto" w:fill="auto"/>
            <w:vAlign w:val="center"/>
          </w:tcPr>
          <w:p w:rsidR="002E6922" w:rsidRPr="00F17FD4" w:rsidRDefault="002E6922" w:rsidP="00972865">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2E6922" w:rsidRPr="00F17FD4"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Pr="00F17FD4"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2E6922" w:rsidRPr="00F17FD4" w:rsidTr="004B015B">
        <w:tc>
          <w:tcPr>
            <w:tcW w:w="709" w:type="dxa"/>
            <w:shd w:val="clear" w:color="auto" w:fill="auto"/>
            <w:vAlign w:val="center"/>
          </w:tcPr>
          <w:p w:rsidR="002E6922" w:rsidRPr="00F17FD4" w:rsidRDefault="002E6922" w:rsidP="00972865">
            <w:pPr>
              <w:pStyle w:val="Nidung"/>
              <w:spacing w:before="0" w:line="312" w:lineRule="auto"/>
              <w:ind w:firstLine="0"/>
              <w:jc w:val="center"/>
              <w:rPr>
                <w:szCs w:val="26"/>
              </w:rPr>
            </w:pPr>
            <w:r>
              <w:rPr>
                <w:szCs w:val="26"/>
              </w:rPr>
              <w:t>4</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Mota</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Mô tả</w:t>
            </w:r>
          </w:p>
        </w:tc>
      </w:tr>
      <w:tr w:rsidR="002E6922" w:rsidRPr="00F17FD4" w:rsidTr="004B015B">
        <w:tc>
          <w:tcPr>
            <w:tcW w:w="709" w:type="dxa"/>
            <w:shd w:val="clear" w:color="auto" w:fill="auto"/>
            <w:vAlign w:val="center"/>
          </w:tcPr>
          <w:p w:rsidR="002E6922" w:rsidRDefault="002E6922" w:rsidP="00972865">
            <w:pPr>
              <w:pStyle w:val="Nidung"/>
              <w:spacing w:before="0" w:line="312" w:lineRule="auto"/>
              <w:ind w:firstLine="0"/>
              <w:jc w:val="center"/>
              <w:rPr>
                <w:szCs w:val="26"/>
              </w:rPr>
            </w:pPr>
            <w:r>
              <w:rPr>
                <w:szCs w:val="26"/>
              </w:rPr>
              <w:t>5</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Chieudai</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dài</w:t>
            </w:r>
          </w:p>
        </w:tc>
      </w:tr>
      <w:tr w:rsidR="002E6922" w:rsidRPr="00F17FD4" w:rsidTr="004B015B">
        <w:tc>
          <w:tcPr>
            <w:tcW w:w="709" w:type="dxa"/>
            <w:shd w:val="clear" w:color="auto" w:fill="auto"/>
            <w:vAlign w:val="center"/>
          </w:tcPr>
          <w:p w:rsidR="002E6922" w:rsidRDefault="002E6922" w:rsidP="00972865">
            <w:pPr>
              <w:pStyle w:val="Nidung"/>
              <w:spacing w:before="0" w:line="312" w:lineRule="auto"/>
              <w:ind w:firstLine="0"/>
              <w:jc w:val="center"/>
              <w:rPr>
                <w:szCs w:val="26"/>
              </w:rPr>
            </w:pPr>
            <w:r>
              <w:rPr>
                <w:szCs w:val="26"/>
              </w:rPr>
              <w:t>6</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Chieucao</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cao</w:t>
            </w:r>
          </w:p>
        </w:tc>
      </w:tr>
      <w:tr w:rsidR="002E6922" w:rsidRPr="00F17FD4" w:rsidTr="004B015B">
        <w:tc>
          <w:tcPr>
            <w:tcW w:w="709" w:type="dxa"/>
            <w:shd w:val="clear" w:color="auto" w:fill="auto"/>
            <w:vAlign w:val="center"/>
          </w:tcPr>
          <w:p w:rsidR="002E6922" w:rsidRDefault="002E6922" w:rsidP="00972865">
            <w:pPr>
              <w:pStyle w:val="Nidung"/>
              <w:spacing w:before="0" w:line="312" w:lineRule="auto"/>
              <w:ind w:firstLine="0"/>
              <w:jc w:val="center"/>
              <w:rPr>
                <w:szCs w:val="26"/>
              </w:rPr>
            </w:pPr>
            <w:r>
              <w:rPr>
                <w:szCs w:val="26"/>
              </w:rPr>
              <w:t>7</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Loaike</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kè</w:t>
            </w:r>
          </w:p>
        </w:tc>
      </w:tr>
      <w:tr w:rsidR="002E6922" w:rsidRPr="00F17FD4" w:rsidTr="004B015B">
        <w:tc>
          <w:tcPr>
            <w:tcW w:w="709" w:type="dxa"/>
            <w:shd w:val="clear" w:color="auto" w:fill="auto"/>
            <w:vAlign w:val="center"/>
          </w:tcPr>
          <w:p w:rsidR="002E6922" w:rsidRDefault="002E6922" w:rsidP="00972865">
            <w:pPr>
              <w:pStyle w:val="Nidung"/>
              <w:spacing w:before="0" w:line="312" w:lineRule="auto"/>
              <w:ind w:firstLine="0"/>
              <w:jc w:val="center"/>
              <w:rPr>
                <w:szCs w:val="26"/>
              </w:rPr>
            </w:pPr>
            <w:r>
              <w:rPr>
                <w:szCs w:val="26"/>
              </w:rPr>
              <w:lastRenderedPageBreak/>
              <w:t>8</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Vatlieuchinh</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chính</w:t>
            </w:r>
          </w:p>
        </w:tc>
      </w:tr>
      <w:tr w:rsidR="002E6922" w:rsidRPr="00F17FD4" w:rsidTr="004B015B">
        <w:tc>
          <w:tcPr>
            <w:tcW w:w="709" w:type="dxa"/>
            <w:shd w:val="clear" w:color="auto" w:fill="auto"/>
            <w:vAlign w:val="center"/>
          </w:tcPr>
          <w:p w:rsidR="002E6922" w:rsidRDefault="002E6922" w:rsidP="00972865">
            <w:pPr>
              <w:pStyle w:val="Nidung"/>
              <w:spacing w:before="0" w:line="312" w:lineRule="auto"/>
              <w:ind w:firstLine="0"/>
              <w:jc w:val="center"/>
              <w:rPr>
                <w:szCs w:val="26"/>
              </w:rPr>
            </w:pPr>
            <w:r>
              <w:rPr>
                <w:szCs w:val="26"/>
              </w:rPr>
              <w:t>9</w:t>
            </w:r>
          </w:p>
        </w:tc>
        <w:tc>
          <w:tcPr>
            <w:tcW w:w="241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Loaimongke</w:t>
            </w:r>
          </w:p>
        </w:tc>
        <w:tc>
          <w:tcPr>
            <w:tcW w:w="1701"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2E6922" w:rsidRDefault="002E692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2E6922" w:rsidRDefault="002E6922"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móng kè</w:t>
            </w:r>
          </w:p>
        </w:tc>
      </w:tr>
    </w:tbl>
    <w:p w:rsidR="00000EFF" w:rsidRPr="008276B0" w:rsidRDefault="002E6922" w:rsidP="008276B0">
      <w:pPr>
        <w:pStyle w:val="Caption"/>
        <w:spacing w:before="120" w:after="120" w:line="312" w:lineRule="auto"/>
        <w:jc w:val="center"/>
        <w:rPr>
          <w:rFonts w:ascii="Times New Roman" w:hAnsi="Times New Roman" w:cs="Times New Roman"/>
          <w:color w:val="auto"/>
          <w:sz w:val="26"/>
          <w:szCs w:val="26"/>
        </w:rPr>
      </w:pPr>
      <w:bookmarkStart w:id="96" w:name="_Toc5779706"/>
      <w:bookmarkStart w:id="97" w:name="_Toc8739575"/>
      <w:bookmarkStart w:id="98" w:name="_Toc8973623"/>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11</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kè bảo vệ cầu</w:t>
      </w:r>
      <w:bookmarkEnd w:id="96"/>
      <w:bookmarkEnd w:id="97"/>
      <w:bookmarkEnd w:id="98"/>
    </w:p>
    <w:p w:rsidR="0098183A" w:rsidRDefault="0098183A" w:rsidP="00D758CE">
      <w:pPr>
        <w:pStyle w:val="Heading4"/>
      </w:pPr>
      <w:r>
        <w:tab/>
      </w:r>
      <w:r w:rsidR="00451044" w:rsidRPr="00AB6A4F">
        <w:t>2.4.9.</w:t>
      </w:r>
      <w:r w:rsidRPr="00AB6A4F">
        <w:t xml:space="preserve"> Bảng Thông tin Kết cấu dưới – Phần mố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AB6A4F" w:rsidRPr="00F17FD4" w:rsidTr="004B015B">
        <w:trPr>
          <w:tblHeader/>
        </w:trPr>
        <w:tc>
          <w:tcPr>
            <w:tcW w:w="709" w:type="dxa"/>
            <w:shd w:val="clear" w:color="auto" w:fill="DEEAF6" w:themeFill="accent1" w:themeFillTint="33"/>
            <w:vAlign w:val="center"/>
          </w:tcPr>
          <w:p w:rsidR="00AB6A4F" w:rsidRPr="00F17FD4" w:rsidRDefault="00AB6A4F"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AB6A4F" w:rsidRPr="00F17FD4" w:rsidRDefault="00AB6A4F"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AB6A4F" w:rsidRPr="00F17FD4" w:rsidRDefault="00AB6A4F"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AB6A4F" w:rsidRPr="00F17FD4" w:rsidRDefault="00AB6A4F"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AB6A4F" w:rsidRPr="00F17FD4" w:rsidRDefault="00AB6A4F" w:rsidP="004B015B">
            <w:pPr>
              <w:pStyle w:val="Nidung"/>
              <w:spacing w:before="0" w:line="312" w:lineRule="auto"/>
              <w:ind w:firstLine="0"/>
              <w:jc w:val="center"/>
              <w:rPr>
                <w:b/>
                <w:szCs w:val="26"/>
              </w:rPr>
            </w:pPr>
            <w:r w:rsidRPr="00F17FD4">
              <w:rPr>
                <w:b/>
                <w:szCs w:val="26"/>
              </w:rPr>
              <w:t>Mô tả</w:t>
            </w:r>
          </w:p>
        </w:tc>
      </w:tr>
      <w:tr w:rsidR="00AB6A4F" w:rsidRPr="00F17FD4" w:rsidTr="004B015B">
        <w:tc>
          <w:tcPr>
            <w:tcW w:w="709" w:type="dxa"/>
            <w:shd w:val="clear" w:color="auto" w:fill="auto"/>
            <w:vAlign w:val="center"/>
          </w:tcPr>
          <w:p w:rsidR="00AB6A4F" w:rsidRPr="00F17FD4" w:rsidRDefault="00AB6A4F" w:rsidP="00972865">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_ketcauduoimo</w:t>
            </w:r>
          </w:p>
        </w:tc>
        <w:tc>
          <w:tcPr>
            <w:tcW w:w="1701"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AB6A4F" w:rsidRPr="00F17FD4" w:rsidTr="004B015B">
        <w:tc>
          <w:tcPr>
            <w:tcW w:w="709" w:type="dxa"/>
            <w:shd w:val="clear" w:color="auto" w:fill="auto"/>
            <w:vAlign w:val="center"/>
          </w:tcPr>
          <w:p w:rsidR="00AB6A4F" w:rsidRPr="00F17FD4" w:rsidRDefault="00AB6A4F" w:rsidP="00972865">
            <w:pPr>
              <w:pStyle w:val="Nidung"/>
              <w:spacing w:before="0" w:line="312" w:lineRule="auto"/>
              <w:ind w:firstLine="0"/>
              <w:jc w:val="center"/>
              <w:rPr>
                <w:szCs w:val="26"/>
              </w:rPr>
            </w:pPr>
            <w:r w:rsidRPr="00F17FD4">
              <w:rPr>
                <w:szCs w:val="26"/>
              </w:rPr>
              <w:t>2</w:t>
            </w:r>
          </w:p>
        </w:tc>
        <w:tc>
          <w:tcPr>
            <w:tcW w:w="2410" w:type="dxa"/>
            <w:shd w:val="clear" w:color="auto" w:fill="auto"/>
          </w:tcPr>
          <w:p w:rsidR="00AB6A4F" w:rsidRPr="00F17FD4" w:rsidRDefault="00AB6A4F" w:rsidP="00972865">
            <w:pPr>
              <w:pStyle w:val="ColorfulList-Accent11"/>
              <w:spacing w:line="312" w:lineRule="auto"/>
              <w:ind w:left="0" w:firstLine="0"/>
              <w:rPr>
                <w:szCs w:val="26"/>
              </w:rPr>
            </w:pPr>
            <w:r>
              <w:rPr>
                <w:szCs w:val="26"/>
              </w:rPr>
              <w:t>Id_cau</w:t>
            </w:r>
          </w:p>
        </w:tc>
        <w:tc>
          <w:tcPr>
            <w:tcW w:w="1701" w:type="dxa"/>
            <w:shd w:val="clear" w:color="auto" w:fill="auto"/>
          </w:tcPr>
          <w:p w:rsidR="00AB6A4F" w:rsidRPr="00F17FD4" w:rsidRDefault="00AB6A4F" w:rsidP="00972865">
            <w:pPr>
              <w:pStyle w:val="ColorfulList-Accent11"/>
              <w:spacing w:line="312" w:lineRule="auto"/>
              <w:ind w:left="0" w:firstLine="0"/>
              <w:rPr>
                <w:szCs w:val="26"/>
              </w:rPr>
            </w:pPr>
            <w:r>
              <w:rPr>
                <w:szCs w:val="26"/>
              </w:rPr>
              <w:t>Int(11)</w:t>
            </w:r>
          </w:p>
        </w:tc>
        <w:tc>
          <w:tcPr>
            <w:tcW w:w="1560" w:type="dxa"/>
            <w:shd w:val="clear" w:color="auto" w:fill="auto"/>
          </w:tcPr>
          <w:p w:rsidR="00AB6A4F" w:rsidRPr="00F17FD4" w:rsidRDefault="00AB6A4F" w:rsidP="00972865">
            <w:pPr>
              <w:pStyle w:val="ColorfulList-Accent11"/>
              <w:spacing w:line="312" w:lineRule="auto"/>
              <w:ind w:left="0" w:firstLine="0"/>
              <w:rPr>
                <w:szCs w:val="26"/>
              </w:rPr>
            </w:pPr>
            <w:r w:rsidRPr="00F17FD4">
              <w:rPr>
                <w:szCs w:val="26"/>
              </w:rPr>
              <w:t>Not null</w:t>
            </w:r>
          </w:p>
        </w:tc>
        <w:tc>
          <w:tcPr>
            <w:tcW w:w="2579" w:type="dxa"/>
            <w:shd w:val="clear" w:color="auto" w:fill="auto"/>
          </w:tcPr>
          <w:p w:rsidR="00AB6A4F" w:rsidRPr="00F17FD4" w:rsidRDefault="00AB6A4F" w:rsidP="00972865">
            <w:pPr>
              <w:pStyle w:val="ColorfulList-Accent11"/>
              <w:spacing w:line="312" w:lineRule="auto"/>
              <w:ind w:left="0" w:firstLine="0"/>
              <w:rPr>
                <w:szCs w:val="26"/>
              </w:rPr>
            </w:pPr>
            <w:r>
              <w:rPr>
                <w:szCs w:val="26"/>
              </w:rPr>
              <w:t>Mã cầu</w:t>
            </w:r>
          </w:p>
        </w:tc>
      </w:tr>
      <w:tr w:rsidR="00AB6A4F" w:rsidRPr="00F17FD4" w:rsidTr="004B015B">
        <w:tc>
          <w:tcPr>
            <w:tcW w:w="709" w:type="dxa"/>
            <w:shd w:val="clear" w:color="auto" w:fill="auto"/>
            <w:vAlign w:val="center"/>
          </w:tcPr>
          <w:p w:rsidR="00AB6A4F" w:rsidRPr="00F17FD4" w:rsidRDefault="00AB6A4F" w:rsidP="00972865">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Kyhieu</w:t>
            </w:r>
          </w:p>
        </w:tc>
        <w:tc>
          <w:tcPr>
            <w:tcW w:w="1701"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w:t>
            </w:r>
          </w:p>
        </w:tc>
        <w:tc>
          <w:tcPr>
            <w:tcW w:w="1560" w:type="dxa"/>
            <w:shd w:val="clear" w:color="auto" w:fill="auto"/>
            <w:vAlign w:val="center"/>
          </w:tcPr>
          <w:p w:rsidR="00AB6A4F" w:rsidRPr="00F17FD4"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Pr="00F17FD4"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Ký hiệu</w:t>
            </w:r>
          </w:p>
        </w:tc>
      </w:tr>
      <w:tr w:rsidR="00AB6A4F" w:rsidRPr="00F17FD4" w:rsidTr="004B015B">
        <w:tc>
          <w:tcPr>
            <w:tcW w:w="709" w:type="dxa"/>
            <w:shd w:val="clear" w:color="auto" w:fill="auto"/>
            <w:vAlign w:val="center"/>
          </w:tcPr>
          <w:p w:rsidR="00AB6A4F" w:rsidRPr="00F17FD4" w:rsidRDefault="00AB6A4F" w:rsidP="00972865">
            <w:pPr>
              <w:pStyle w:val="Nidung"/>
              <w:spacing w:before="0" w:line="312" w:lineRule="auto"/>
              <w:ind w:firstLine="0"/>
              <w:jc w:val="center"/>
              <w:rPr>
                <w:szCs w:val="26"/>
              </w:rPr>
            </w:pPr>
            <w:r>
              <w:rPr>
                <w:szCs w:val="26"/>
              </w:rPr>
              <w:t>4</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Phia</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Phía</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5</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Thanmo_dang</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99079B"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thân mố</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6</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Thanmo_vatlieu</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thân mố</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7</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Thanmo_chieucao</w:t>
            </w:r>
          </w:p>
        </w:tc>
        <w:tc>
          <w:tcPr>
            <w:tcW w:w="1701" w:type="dxa"/>
            <w:shd w:val="clear" w:color="auto" w:fill="auto"/>
            <w:vAlign w:val="center"/>
          </w:tcPr>
          <w:p w:rsidR="00AB6A4F" w:rsidRDefault="009A0B4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cao thân mố</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8</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Thanmo</w:t>
            </w:r>
          </w:p>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_vatlieuxamu</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xà mũ</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9</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Mongmo_dang</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móng mố</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10</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Mongmo_vatlieu</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móng mố</w:t>
            </w:r>
          </w:p>
        </w:tc>
      </w:tr>
      <w:tr w:rsidR="00AB6A4F" w:rsidRPr="00F17FD4" w:rsidTr="004B015B">
        <w:tc>
          <w:tcPr>
            <w:tcW w:w="709" w:type="dxa"/>
            <w:shd w:val="clear" w:color="auto" w:fill="auto"/>
            <w:vAlign w:val="center"/>
          </w:tcPr>
          <w:p w:rsidR="00AB6A4F" w:rsidRDefault="00AB6A4F" w:rsidP="00972865">
            <w:pPr>
              <w:pStyle w:val="Nidung"/>
              <w:spacing w:before="0" w:line="312" w:lineRule="auto"/>
              <w:ind w:firstLine="0"/>
              <w:jc w:val="center"/>
              <w:rPr>
                <w:szCs w:val="26"/>
              </w:rPr>
            </w:pPr>
            <w:r>
              <w:rPr>
                <w:szCs w:val="26"/>
              </w:rPr>
              <w:t>11</w:t>
            </w:r>
          </w:p>
        </w:tc>
        <w:tc>
          <w:tcPr>
            <w:tcW w:w="241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Tunon</w:t>
            </w:r>
          </w:p>
        </w:tc>
        <w:tc>
          <w:tcPr>
            <w:tcW w:w="1701"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AB6A4F" w:rsidRDefault="00AB6A4F"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B6A4F" w:rsidRDefault="00AB6A4F"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Tứ nón</w:t>
            </w:r>
          </w:p>
        </w:tc>
      </w:tr>
    </w:tbl>
    <w:p w:rsidR="00AB6A4F" w:rsidRPr="008276B0" w:rsidRDefault="00AB6A4F" w:rsidP="008276B0">
      <w:pPr>
        <w:pStyle w:val="Caption"/>
        <w:spacing w:before="120" w:after="120" w:line="312" w:lineRule="auto"/>
        <w:jc w:val="center"/>
        <w:rPr>
          <w:rFonts w:ascii="Times New Roman" w:hAnsi="Times New Roman" w:cs="Times New Roman"/>
          <w:color w:val="auto"/>
          <w:sz w:val="26"/>
          <w:szCs w:val="26"/>
        </w:rPr>
      </w:pPr>
      <w:bookmarkStart w:id="99" w:name="_Toc5779707"/>
      <w:bookmarkStart w:id="100" w:name="_Toc8739576"/>
      <w:bookmarkStart w:id="101" w:name="_Toc8973624"/>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12</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Kết cấu dưới - Phần mố cầu</w:t>
      </w:r>
      <w:bookmarkEnd w:id="99"/>
      <w:bookmarkEnd w:id="100"/>
      <w:bookmarkEnd w:id="101"/>
    </w:p>
    <w:p w:rsidR="0026295B" w:rsidRDefault="0026295B" w:rsidP="00D758CE">
      <w:pPr>
        <w:pStyle w:val="Heading4"/>
      </w:pPr>
      <w:r>
        <w:tab/>
      </w:r>
      <w:r w:rsidR="00451044" w:rsidRPr="00A021E9">
        <w:t>2.4.10.</w:t>
      </w:r>
      <w:r w:rsidRPr="00A021E9">
        <w:t xml:space="preserve"> Bảng Thông tin Kết cấu dưới – Phần trụ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8A5E7C" w:rsidRPr="00F17FD4" w:rsidTr="004B015B">
        <w:trPr>
          <w:tblHeader/>
        </w:trPr>
        <w:tc>
          <w:tcPr>
            <w:tcW w:w="709"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Mô tả</w:t>
            </w:r>
          </w:p>
        </w:tc>
      </w:tr>
      <w:tr w:rsidR="008A5E7C" w:rsidRPr="00F17FD4" w:rsidTr="004B015B">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_ketcauduoitru</w:t>
            </w:r>
          </w:p>
        </w:tc>
        <w:tc>
          <w:tcPr>
            <w:tcW w:w="1701"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8A5E7C" w:rsidRPr="00F17FD4" w:rsidTr="004B015B">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2</w:t>
            </w:r>
          </w:p>
        </w:tc>
        <w:tc>
          <w:tcPr>
            <w:tcW w:w="2410" w:type="dxa"/>
            <w:shd w:val="clear" w:color="auto" w:fill="auto"/>
          </w:tcPr>
          <w:p w:rsidR="008A5E7C" w:rsidRPr="00F17FD4" w:rsidRDefault="008A5E7C" w:rsidP="00972865">
            <w:pPr>
              <w:pStyle w:val="ColorfulList-Accent11"/>
              <w:spacing w:line="312" w:lineRule="auto"/>
              <w:ind w:left="0" w:firstLine="0"/>
              <w:rPr>
                <w:szCs w:val="26"/>
              </w:rPr>
            </w:pPr>
            <w:r>
              <w:rPr>
                <w:szCs w:val="26"/>
              </w:rPr>
              <w:t>Id_cau</w:t>
            </w:r>
          </w:p>
        </w:tc>
        <w:tc>
          <w:tcPr>
            <w:tcW w:w="1701" w:type="dxa"/>
            <w:shd w:val="clear" w:color="auto" w:fill="auto"/>
          </w:tcPr>
          <w:p w:rsidR="008A5E7C" w:rsidRPr="00F17FD4" w:rsidRDefault="008A5E7C" w:rsidP="00972865">
            <w:pPr>
              <w:pStyle w:val="ColorfulList-Accent11"/>
              <w:spacing w:line="312" w:lineRule="auto"/>
              <w:ind w:left="0" w:firstLine="0"/>
              <w:rPr>
                <w:szCs w:val="26"/>
              </w:rPr>
            </w:pPr>
            <w:r>
              <w:rPr>
                <w:szCs w:val="26"/>
              </w:rPr>
              <w:t>Int(11)</w:t>
            </w:r>
          </w:p>
        </w:tc>
        <w:tc>
          <w:tcPr>
            <w:tcW w:w="1560" w:type="dxa"/>
            <w:shd w:val="clear" w:color="auto" w:fill="auto"/>
          </w:tcPr>
          <w:p w:rsidR="008A5E7C" w:rsidRPr="00F17FD4" w:rsidRDefault="008A5E7C" w:rsidP="00972865">
            <w:pPr>
              <w:pStyle w:val="ColorfulList-Accent11"/>
              <w:spacing w:line="312" w:lineRule="auto"/>
              <w:ind w:left="0" w:firstLine="0"/>
              <w:rPr>
                <w:szCs w:val="26"/>
              </w:rPr>
            </w:pPr>
            <w:r w:rsidRPr="00F17FD4">
              <w:rPr>
                <w:szCs w:val="26"/>
              </w:rPr>
              <w:t>Not null</w:t>
            </w:r>
          </w:p>
        </w:tc>
        <w:tc>
          <w:tcPr>
            <w:tcW w:w="2579" w:type="dxa"/>
            <w:shd w:val="clear" w:color="auto" w:fill="auto"/>
          </w:tcPr>
          <w:p w:rsidR="008A5E7C" w:rsidRPr="00F17FD4" w:rsidRDefault="008A5E7C" w:rsidP="00972865">
            <w:pPr>
              <w:pStyle w:val="ColorfulList-Accent11"/>
              <w:spacing w:line="312" w:lineRule="auto"/>
              <w:ind w:left="0" w:firstLine="0"/>
              <w:rPr>
                <w:szCs w:val="26"/>
              </w:rPr>
            </w:pPr>
            <w:r>
              <w:rPr>
                <w:szCs w:val="26"/>
              </w:rPr>
              <w:t>Mã cầu</w:t>
            </w:r>
          </w:p>
        </w:tc>
      </w:tr>
      <w:tr w:rsidR="008A5E7C" w:rsidRPr="00F17FD4" w:rsidTr="004B015B">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Kyhieu</w:t>
            </w:r>
          </w:p>
        </w:tc>
        <w:tc>
          <w:tcPr>
            <w:tcW w:w="1701"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w:t>
            </w:r>
          </w:p>
        </w:tc>
        <w:tc>
          <w:tcPr>
            <w:tcW w:w="156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Pr="00F17FD4"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Ký hiệu</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4</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Thantru_dang</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thân trụ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5</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Thantru_vatlieu</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thân trụ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6</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Thantru_chieucao</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cao thân trụ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7</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Thantru</w:t>
            </w:r>
          </w:p>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_vatlieuxamu</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xà mũ</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8</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Mongtru_dang</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móng trụ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9</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Mongtru_vatlieu</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móng trụ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10</w:t>
            </w:r>
          </w:p>
        </w:tc>
        <w:tc>
          <w:tcPr>
            <w:tcW w:w="241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Ketcauphongho</w:t>
            </w:r>
          </w:p>
        </w:tc>
        <w:tc>
          <w:tcPr>
            <w:tcW w:w="1701"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Kết cấu phòng hộ</w:t>
            </w:r>
          </w:p>
        </w:tc>
      </w:tr>
    </w:tbl>
    <w:p w:rsidR="00076B21" w:rsidRPr="004B015B" w:rsidRDefault="008A5E7C" w:rsidP="008276B0">
      <w:pPr>
        <w:pStyle w:val="Caption"/>
        <w:spacing w:before="120" w:after="120" w:line="312" w:lineRule="auto"/>
        <w:jc w:val="center"/>
        <w:rPr>
          <w:rFonts w:ascii="Times New Roman" w:hAnsi="Times New Roman" w:cs="Times New Roman"/>
          <w:color w:val="auto"/>
          <w:sz w:val="26"/>
          <w:szCs w:val="26"/>
        </w:rPr>
      </w:pPr>
      <w:bookmarkStart w:id="102" w:name="_Toc5779708"/>
      <w:bookmarkStart w:id="103" w:name="_Toc8739577"/>
      <w:bookmarkStart w:id="104" w:name="_Toc8973625"/>
      <w:r w:rsidRPr="004B015B">
        <w:rPr>
          <w:rFonts w:ascii="Times New Roman" w:hAnsi="Times New Roman" w:cs="Times New Roman"/>
          <w:color w:val="auto"/>
          <w:sz w:val="26"/>
          <w:szCs w:val="26"/>
        </w:rPr>
        <w:t xml:space="preserve">Bảng </w:t>
      </w:r>
      <w:r w:rsidRPr="004B015B">
        <w:rPr>
          <w:rFonts w:ascii="Times New Roman" w:hAnsi="Times New Roman" w:cs="Times New Roman"/>
          <w:color w:val="auto"/>
          <w:sz w:val="26"/>
          <w:szCs w:val="26"/>
        </w:rPr>
        <w:fldChar w:fldCharType="begin"/>
      </w:r>
      <w:r w:rsidRPr="004B015B">
        <w:rPr>
          <w:rFonts w:ascii="Times New Roman" w:hAnsi="Times New Roman" w:cs="Times New Roman"/>
          <w:color w:val="auto"/>
          <w:sz w:val="26"/>
          <w:szCs w:val="26"/>
        </w:rPr>
        <w:instrText xml:space="preserve"> SEQ Bảng \* ARABIC </w:instrText>
      </w:r>
      <w:r w:rsidRPr="004B015B">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13</w:t>
      </w:r>
      <w:r w:rsidRPr="004B015B">
        <w:rPr>
          <w:rFonts w:ascii="Times New Roman" w:hAnsi="Times New Roman" w:cs="Times New Roman"/>
          <w:color w:val="auto"/>
          <w:sz w:val="26"/>
          <w:szCs w:val="26"/>
        </w:rPr>
        <w:fldChar w:fldCharType="end"/>
      </w:r>
      <w:r w:rsidRPr="004B015B">
        <w:rPr>
          <w:rFonts w:ascii="Times New Roman" w:hAnsi="Times New Roman" w:cs="Times New Roman"/>
          <w:color w:val="auto"/>
          <w:sz w:val="26"/>
          <w:szCs w:val="26"/>
        </w:rPr>
        <w:t>. Bảng thông tin Kết cấu dưới - Phần trụ cầu</w:t>
      </w:r>
      <w:bookmarkEnd w:id="102"/>
      <w:bookmarkEnd w:id="103"/>
      <w:bookmarkEnd w:id="104"/>
    </w:p>
    <w:p w:rsidR="0026295B" w:rsidRDefault="0026295B" w:rsidP="005B562F">
      <w:pPr>
        <w:pStyle w:val="Heading4"/>
      </w:pPr>
      <w:r>
        <w:lastRenderedPageBreak/>
        <w:tab/>
      </w:r>
      <w:r w:rsidR="00451044" w:rsidRPr="008A5E7C">
        <w:t>2.4.11.</w:t>
      </w:r>
      <w:r w:rsidRPr="008A5E7C">
        <w:t xml:space="preserve"> Bảng Thông tin Kết cấu nhịp của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8A5E7C" w:rsidRPr="00F17FD4" w:rsidTr="004B015B">
        <w:trPr>
          <w:tblHeader/>
        </w:trPr>
        <w:tc>
          <w:tcPr>
            <w:tcW w:w="709"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8A5E7C" w:rsidRPr="00F17FD4" w:rsidRDefault="008A5E7C" w:rsidP="004B015B">
            <w:pPr>
              <w:pStyle w:val="Nidung"/>
              <w:spacing w:before="0" w:line="312" w:lineRule="auto"/>
              <w:ind w:firstLine="0"/>
              <w:jc w:val="center"/>
              <w:rPr>
                <w:b/>
                <w:szCs w:val="26"/>
              </w:rPr>
            </w:pPr>
            <w:r w:rsidRPr="00F17FD4">
              <w:rPr>
                <w:b/>
                <w:szCs w:val="26"/>
              </w:rPr>
              <w:t>Mô tả</w:t>
            </w:r>
          </w:p>
        </w:tc>
      </w:tr>
      <w:tr w:rsidR="008A5E7C" w:rsidRPr="00F17FD4" w:rsidTr="004B015B">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_ketcauduoitru</w:t>
            </w:r>
          </w:p>
        </w:tc>
        <w:tc>
          <w:tcPr>
            <w:tcW w:w="1701"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8A5E7C" w:rsidRPr="00F17FD4" w:rsidTr="004B015B">
        <w:trPr>
          <w:trHeight w:val="467"/>
        </w:trPr>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2</w:t>
            </w:r>
          </w:p>
        </w:tc>
        <w:tc>
          <w:tcPr>
            <w:tcW w:w="2410" w:type="dxa"/>
            <w:shd w:val="clear" w:color="auto" w:fill="auto"/>
          </w:tcPr>
          <w:p w:rsidR="008A5E7C" w:rsidRPr="00F17FD4" w:rsidRDefault="008A5E7C" w:rsidP="00972865">
            <w:pPr>
              <w:pStyle w:val="ColorfulList-Accent11"/>
              <w:spacing w:line="312" w:lineRule="auto"/>
              <w:ind w:left="0" w:firstLine="0"/>
              <w:rPr>
                <w:szCs w:val="26"/>
              </w:rPr>
            </w:pPr>
            <w:r>
              <w:rPr>
                <w:szCs w:val="26"/>
              </w:rPr>
              <w:t>Id_cau</w:t>
            </w:r>
          </w:p>
        </w:tc>
        <w:tc>
          <w:tcPr>
            <w:tcW w:w="1701" w:type="dxa"/>
            <w:shd w:val="clear" w:color="auto" w:fill="auto"/>
          </w:tcPr>
          <w:p w:rsidR="008A5E7C" w:rsidRPr="00F17FD4" w:rsidRDefault="008A5E7C" w:rsidP="00972865">
            <w:pPr>
              <w:pStyle w:val="ColorfulList-Accent11"/>
              <w:spacing w:line="312" w:lineRule="auto"/>
              <w:ind w:left="0" w:firstLine="0"/>
              <w:rPr>
                <w:szCs w:val="26"/>
              </w:rPr>
            </w:pPr>
            <w:r>
              <w:rPr>
                <w:szCs w:val="26"/>
              </w:rPr>
              <w:t>Int(11)</w:t>
            </w:r>
          </w:p>
        </w:tc>
        <w:tc>
          <w:tcPr>
            <w:tcW w:w="1560" w:type="dxa"/>
            <w:shd w:val="clear" w:color="auto" w:fill="auto"/>
          </w:tcPr>
          <w:p w:rsidR="008A5E7C" w:rsidRPr="00F17FD4" w:rsidRDefault="008A5E7C" w:rsidP="00972865">
            <w:pPr>
              <w:pStyle w:val="ColorfulList-Accent11"/>
              <w:spacing w:line="312" w:lineRule="auto"/>
              <w:ind w:left="0" w:firstLine="0"/>
              <w:rPr>
                <w:szCs w:val="26"/>
              </w:rPr>
            </w:pPr>
            <w:r w:rsidRPr="00F17FD4">
              <w:rPr>
                <w:szCs w:val="26"/>
              </w:rPr>
              <w:t>Not null</w:t>
            </w:r>
          </w:p>
        </w:tc>
        <w:tc>
          <w:tcPr>
            <w:tcW w:w="2579" w:type="dxa"/>
            <w:shd w:val="clear" w:color="auto" w:fill="auto"/>
          </w:tcPr>
          <w:p w:rsidR="008A5E7C" w:rsidRPr="00F17FD4" w:rsidRDefault="008A5E7C" w:rsidP="00972865">
            <w:pPr>
              <w:pStyle w:val="ColorfulList-Accent11"/>
              <w:spacing w:line="312" w:lineRule="auto"/>
              <w:ind w:left="0" w:firstLine="0"/>
              <w:rPr>
                <w:szCs w:val="26"/>
              </w:rPr>
            </w:pPr>
            <w:r>
              <w:rPr>
                <w:szCs w:val="26"/>
              </w:rPr>
              <w:t>Mã cầu</w:t>
            </w:r>
          </w:p>
        </w:tc>
      </w:tr>
      <w:tr w:rsidR="008A5E7C" w:rsidRPr="00F17FD4" w:rsidTr="004B015B">
        <w:tc>
          <w:tcPr>
            <w:tcW w:w="709" w:type="dxa"/>
            <w:shd w:val="clear" w:color="auto" w:fill="auto"/>
            <w:vAlign w:val="center"/>
          </w:tcPr>
          <w:p w:rsidR="008A5E7C" w:rsidRPr="00F17FD4" w:rsidRDefault="008A5E7C" w:rsidP="00972865">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Kyhieunhip</w:t>
            </w:r>
          </w:p>
        </w:tc>
        <w:tc>
          <w:tcPr>
            <w:tcW w:w="1701"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8A5E7C" w:rsidRPr="00F17FD4" w:rsidRDefault="008A5E7C"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Pr="00F17FD4" w:rsidRDefault="008A5E7C"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Ký hiệu nhịp</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4</w:t>
            </w:r>
          </w:p>
        </w:tc>
        <w:tc>
          <w:tcPr>
            <w:tcW w:w="241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Doccau_sodoketcau</w:t>
            </w:r>
          </w:p>
        </w:tc>
        <w:tc>
          <w:tcPr>
            <w:tcW w:w="1701"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Sơ đồ kết cấu</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5</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Doccau_dangketcau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kết cấu</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6</w:t>
            </w:r>
          </w:p>
        </w:tc>
        <w:tc>
          <w:tcPr>
            <w:tcW w:w="2410" w:type="dxa"/>
            <w:shd w:val="clear" w:color="auto" w:fill="auto"/>
            <w:vAlign w:val="center"/>
          </w:tcPr>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w:t>
            </w:r>
          </w:p>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_chieudainhip</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dài nhịp</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7</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Doccau_culytimgoi</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Cự ly tim gối</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8</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Doccau_loaivuot</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Đối tượng vượt</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9</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Doccau_loai</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matduongtrencau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mặt đường trên cầu</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10</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Doccau_vatlieu</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duongbohanh</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vật liệu đường bộ hành</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11</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Doccau_vatlieu</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lancantayvin</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vật liệu lan can tay vịn</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12</w:t>
            </w:r>
          </w:p>
        </w:tc>
        <w:tc>
          <w:tcPr>
            <w:tcW w:w="2410" w:type="dxa"/>
            <w:shd w:val="clear" w:color="auto" w:fill="auto"/>
            <w:vAlign w:val="center"/>
          </w:tcPr>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_dangdamchu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dầm chủ</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13</w:t>
            </w:r>
          </w:p>
        </w:tc>
        <w:tc>
          <w:tcPr>
            <w:tcW w:w="2410" w:type="dxa"/>
            <w:shd w:val="clear" w:color="auto" w:fill="auto"/>
            <w:vAlign w:val="center"/>
          </w:tcPr>
          <w:p w:rsidR="005B562F"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_sodamchu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Số dầm chủ</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14</w:t>
            </w:r>
          </w:p>
        </w:tc>
        <w:tc>
          <w:tcPr>
            <w:tcW w:w="2410" w:type="dxa"/>
            <w:shd w:val="clear" w:color="auto" w:fill="auto"/>
            <w:vAlign w:val="center"/>
          </w:tcPr>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Ngangcau_culydam</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Cự ly dầm</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15</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_chieucaodamchu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cao dầm chủ</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16</w:t>
            </w:r>
          </w:p>
        </w:tc>
        <w:tc>
          <w:tcPr>
            <w:tcW w:w="2410"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9A4AF7"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_dangdamngang</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9A4AF7"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dầm ngang</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17</w:t>
            </w:r>
          </w:p>
        </w:tc>
        <w:tc>
          <w:tcPr>
            <w:tcW w:w="2410" w:type="dxa"/>
            <w:shd w:val="clear" w:color="auto" w:fill="auto"/>
            <w:vAlign w:val="center"/>
          </w:tcPr>
          <w:p w:rsidR="008A5E7C"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C750F5"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_dangdamdocphu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C750F5"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dầm dọc phụ</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18</w:t>
            </w:r>
          </w:p>
        </w:tc>
        <w:tc>
          <w:tcPr>
            <w:tcW w:w="2410" w:type="dxa"/>
            <w:shd w:val="clear" w:color="auto" w:fill="auto"/>
            <w:vAlign w:val="center"/>
          </w:tcPr>
          <w:p w:rsidR="008A5E7C"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C750F5"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_loaibanmatcau</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C750F5"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bản mặt cầu</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19</w:t>
            </w:r>
          </w:p>
        </w:tc>
        <w:tc>
          <w:tcPr>
            <w:tcW w:w="2410" w:type="dxa"/>
            <w:shd w:val="clear" w:color="auto" w:fill="auto"/>
            <w:vAlign w:val="center"/>
          </w:tcPr>
          <w:p w:rsidR="008A5E7C"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Ngangcau</w:t>
            </w:r>
          </w:p>
          <w:p w:rsidR="00C750F5"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_dangketcauvom</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8A5E7C" w:rsidRDefault="001578E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8A5E7C" w:rsidRDefault="00C750F5"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Dạng kết cấu vòm</w:t>
            </w:r>
          </w:p>
        </w:tc>
      </w:tr>
      <w:tr w:rsidR="008A5E7C" w:rsidRPr="00F17FD4" w:rsidTr="004B015B">
        <w:tc>
          <w:tcPr>
            <w:tcW w:w="709" w:type="dxa"/>
            <w:shd w:val="clear" w:color="auto" w:fill="auto"/>
            <w:vAlign w:val="center"/>
          </w:tcPr>
          <w:p w:rsidR="008A5E7C" w:rsidRDefault="008A5E7C" w:rsidP="00972865">
            <w:pPr>
              <w:pStyle w:val="Nidung"/>
              <w:spacing w:before="0" w:line="312" w:lineRule="auto"/>
              <w:ind w:firstLine="0"/>
              <w:jc w:val="center"/>
              <w:rPr>
                <w:szCs w:val="26"/>
              </w:rPr>
            </w:pPr>
            <w:r>
              <w:rPr>
                <w:szCs w:val="26"/>
              </w:rPr>
              <w:t>20</w:t>
            </w:r>
          </w:p>
        </w:tc>
        <w:tc>
          <w:tcPr>
            <w:tcW w:w="2410" w:type="dxa"/>
            <w:shd w:val="clear" w:color="auto" w:fill="auto"/>
            <w:vAlign w:val="center"/>
          </w:tcPr>
          <w:p w:rsidR="008A5E7C" w:rsidRDefault="00C750F5"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File</w:t>
            </w:r>
          </w:p>
        </w:tc>
        <w:tc>
          <w:tcPr>
            <w:tcW w:w="1701" w:type="dxa"/>
            <w:shd w:val="clear" w:color="auto" w:fill="auto"/>
            <w:vAlign w:val="center"/>
          </w:tcPr>
          <w:p w:rsidR="008A5E7C" w:rsidRDefault="009A4AF7"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8A5E7C" w:rsidRDefault="000D2C42" w:rsidP="0097286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w:t>
            </w:r>
            <w:r w:rsidR="001578E5">
              <w:rPr>
                <w:rFonts w:ascii="Times New Roman" w:hAnsi="Times New Roman" w:cs="Times New Roman"/>
                <w:sz w:val="26"/>
                <w:szCs w:val="26"/>
              </w:rPr>
              <w:t>ull</w:t>
            </w:r>
          </w:p>
        </w:tc>
        <w:tc>
          <w:tcPr>
            <w:tcW w:w="2579" w:type="dxa"/>
            <w:shd w:val="clear" w:color="auto" w:fill="auto"/>
            <w:vAlign w:val="center"/>
          </w:tcPr>
          <w:p w:rsidR="008A5E7C" w:rsidRDefault="00C750F5" w:rsidP="0097286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Hồ sơ</w:t>
            </w:r>
          </w:p>
        </w:tc>
      </w:tr>
    </w:tbl>
    <w:p w:rsidR="008A5E7C" w:rsidRPr="008276B0" w:rsidRDefault="005B155C" w:rsidP="008276B0">
      <w:pPr>
        <w:pStyle w:val="Caption"/>
        <w:spacing w:before="120" w:after="120" w:line="312" w:lineRule="auto"/>
        <w:jc w:val="center"/>
        <w:rPr>
          <w:rFonts w:ascii="Times New Roman" w:hAnsi="Times New Roman" w:cs="Times New Roman"/>
          <w:color w:val="auto"/>
          <w:sz w:val="26"/>
          <w:szCs w:val="26"/>
        </w:rPr>
      </w:pPr>
      <w:bookmarkStart w:id="105" w:name="_Toc5779709"/>
      <w:bookmarkStart w:id="106" w:name="_Toc8739578"/>
      <w:bookmarkStart w:id="107" w:name="_Toc8973626"/>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14</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kết cấu nhịp của cầu</w:t>
      </w:r>
      <w:bookmarkEnd w:id="105"/>
      <w:bookmarkEnd w:id="106"/>
      <w:bookmarkEnd w:id="107"/>
    </w:p>
    <w:p w:rsidR="0026295B" w:rsidRDefault="0026295B" w:rsidP="002A25AC">
      <w:pPr>
        <w:pStyle w:val="Heading4"/>
      </w:pPr>
      <w:r>
        <w:lastRenderedPageBreak/>
        <w:tab/>
      </w:r>
      <w:r w:rsidR="00451044" w:rsidRPr="00B65C2C">
        <w:t>2.4.12.</w:t>
      </w:r>
      <w:r w:rsidRPr="00B65C2C">
        <w:t xml:space="preserve"> Bảng Thông tin Khe co giãn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B65C2C" w:rsidRPr="00F17FD4" w:rsidTr="004B015B">
        <w:trPr>
          <w:tblHeader/>
        </w:trPr>
        <w:tc>
          <w:tcPr>
            <w:tcW w:w="709" w:type="dxa"/>
            <w:shd w:val="clear" w:color="auto" w:fill="DEEAF6" w:themeFill="accent1" w:themeFillTint="33"/>
            <w:vAlign w:val="center"/>
          </w:tcPr>
          <w:p w:rsidR="00B65C2C" w:rsidRPr="00F17FD4" w:rsidRDefault="00B65C2C"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B65C2C" w:rsidRPr="00F17FD4" w:rsidRDefault="00B65C2C"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B65C2C" w:rsidRPr="00F17FD4" w:rsidRDefault="00B65C2C"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B65C2C" w:rsidRPr="00F17FD4" w:rsidRDefault="00B65C2C"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B65C2C" w:rsidRPr="00F17FD4" w:rsidRDefault="00B65C2C" w:rsidP="004B015B">
            <w:pPr>
              <w:pStyle w:val="Nidung"/>
              <w:spacing w:before="0" w:line="312" w:lineRule="auto"/>
              <w:ind w:firstLine="0"/>
              <w:jc w:val="center"/>
              <w:rPr>
                <w:b/>
                <w:szCs w:val="26"/>
              </w:rPr>
            </w:pPr>
            <w:r w:rsidRPr="00F17FD4">
              <w:rPr>
                <w:b/>
                <w:szCs w:val="26"/>
              </w:rPr>
              <w:t>Mô tả</w:t>
            </w:r>
          </w:p>
        </w:tc>
      </w:tr>
      <w:tr w:rsidR="00B65C2C" w:rsidRPr="00F17FD4" w:rsidTr="004B015B">
        <w:tc>
          <w:tcPr>
            <w:tcW w:w="709" w:type="dxa"/>
            <w:shd w:val="clear" w:color="auto" w:fill="auto"/>
            <w:vAlign w:val="center"/>
          </w:tcPr>
          <w:p w:rsidR="00B65C2C" w:rsidRPr="00F17FD4" w:rsidRDefault="00B65C2C" w:rsidP="00BB0284">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_khecogian</w:t>
            </w:r>
          </w:p>
        </w:tc>
        <w:tc>
          <w:tcPr>
            <w:tcW w:w="1701"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B65C2C" w:rsidRPr="00F17FD4" w:rsidTr="004B015B">
        <w:tc>
          <w:tcPr>
            <w:tcW w:w="709" w:type="dxa"/>
            <w:shd w:val="clear" w:color="auto" w:fill="auto"/>
            <w:vAlign w:val="center"/>
          </w:tcPr>
          <w:p w:rsidR="00B65C2C" w:rsidRPr="00F17FD4" w:rsidRDefault="00B65C2C" w:rsidP="00BB0284">
            <w:pPr>
              <w:pStyle w:val="Nidung"/>
              <w:spacing w:before="0" w:line="312" w:lineRule="auto"/>
              <w:ind w:firstLine="0"/>
              <w:jc w:val="center"/>
              <w:rPr>
                <w:szCs w:val="26"/>
              </w:rPr>
            </w:pPr>
            <w:r w:rsidRPr="00F17FD4">
              <w:rPr>
                <w:szCs w:val="26"/>
              </w:rPr>
              <w:t>2</w:t>
            </w:r>
          </w:p>
        </w:tc>
        <w:tc>
          <w:tcPr>
            <w:tcW w:w="2410" w:type="dxa"/>
            <w:shd w:val="clear" w:color="auto" w:fill="auto"/>
          </w:tcPr>
          <w:p w:rsidR="00B65C2C" w:rsidRPr="00F17FD4" w:rsidRDefault="00B65C2C" w:rsidP="00BB0284">
            <w:pPr>
              <w:pStyle w:val="ColorfulList-Accent11"/>
              <w:spacing w:line="312" w:lineRule="auto"/>
              <w:ind w:left="0" w:firstLine="0"/>
              <w:rPr>
                <w:szCs w:val="26"/>
              </w:rPr>
            </w:pPr>
            <w:r>
              <w:rPr>
                <w:szCs w:val="26"/>
              </w:rPr>
              <w:t>Id_cau</w:t>
            </w:r>
          </w:p>
        </w:tc>
        <w:tc>
          <w:tcPr>
            <w:tcW w:w="1701" w:type="dxa"/>
            <w:shd w:val="clear" w:color="auto" w:fill="auto"/>
          </w:tcPr>
          <w:p w:rsidR="00B65C2C" w:rsidRPr="00F17FD4" w:rsidRDefault="00B65C2C" w:rsidP="00BB0284">
            <w:pPr>
              <w:pStyle w:val="ColorfulList-Accent11"/>
              <w:spacing w:line="312" w:lineRule="auto"/>
              <w:ind w:left="0" w:firstLine="0"/>
              <w:rPr>
                <w:szCs w:val="26"/>
              </w:rPr>
            </w:pPr>
            <w:r>
              <w:rPr>
                <w:szCs w:val="26"/>
              </w:rPr>
              <w:t>Int(11)</w:t>
            </w:r>
          </w:p>
        </w:tc>
        <w:tc>
          <w:tcPr>
            <w:tcW w:w="1560" w:type="dxa"/>
            <w:shd w:val="clear" w:color="auto" w:fill="auto"/>
          </w:tcPr>
          <w:p w:rsidR="00B65C2C" w:rsidRPr="00F17FD4" w:rsidRDefault="00B65C2C" w:rsidP="00BB0284">
            <w:pPr>
              <w:pStyle w:val="ColorfulList-Accent11"/>
              <w:spacing w:line="312" w:lineRule="auto"/>
              <w:ind w:left="0" w:firstLine="0"/>
              <w:rPr>
                <w:szCs w:val="26"/>
              </w:rPr>
            </w:pPr>
            <w:r w:rsidRPr="00F17FD4">
              <w:rPr>
                <w:szCs w:val="26"/>
              </w:rPr>
              <w:t>Not null</w:t>
            </w:r>
          </w:p>
        </w:tc>
        <w:tc>
          <w:tcPr>
            <w:tcW w:w="2579" w:type="dxa"/>
            <w:shd w:val="clear" w:color="auto" w:fill="auto"/>
          </w:tcPr>
          <w:p w:rsidR="00B65C2C" w:rsidRPr="00F17FD4" w:rsidRDefault="00B65C2C" w:rsidP="00BB0284">
            <w:pPr>
              <w:pStyle w:val="ColorfulList-Accent11"/>
              <w:spacing w:line="312" w:lineRule="auto"/>
              <w:ind w:left="0" w:firstLine="0"/>
              <w:rPr>
                <w:szCs w:val="26"/>
              </w:rPr>
            </w:pPr>
            <w:r>
              <w:rPr>
                <w:szCs w:val="26"/>
              </w:rPr>
              <w:t>Mã cầu</w:t>
            </w:r>
          </w:p>
        </w:tc>
      </w:tr>
      <w:tr w:rsidR="00B65C2C" w:rsidRPr="00F17FD4" w:rsidTr="004B015B">
        <w:tc>
          <w:tcPr>
            <w:tcW w:w="709" w:type="dxa"/>
            <w:shd w:val="clear" w:color="auto" w:fill="auto"/>
            <w:vAlign w:val="center"/>
          </w:tcPr>
          <w:p w:rsidR="00B65C2C" w:rsidRPr="00F17FD4" w:rsidRDefault="00B65C2C" w:rsidP="00BB0284">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B65C2C" w:rsidRPr="00F17FD4"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65C2C" w:rsidRPr="00F17FD4" w:rsidRDefault="00B65C2C"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B65C2C" w:rsidRPr="00F17FD4" w:rsidTr="004B015B">
        <w:tc>
          <w:tcPr>
            <w:tcW w:w="709" w:type="dxa"/>
            <w:shd w:val="clear" w:color="auto" w:fill="auto"/>
            <w:vAlign w:val="center"/>
          </w:tcPr>
          <w:p w:rsidR="00B65C2C" w:rsidRPr="00F17FD4" w:rsidRDefault="00B65C2C" w:rsidP="00BB0284">
            <w:pPr>
              <w:pStyle w:val="Nidung"/>
              <w:spacing w:before="0" w:line="312" w:lineRule="auto"/>
              <w:ind w:firstLine="0"/>
              <w:jc w:val="center"/>
              <w:rPr>
                <w:szCs w:val="26"/>
              </w:rPr>
            </w:pPr>
            <w:r>
              <w:rPr>
                <w:szCs w:val="26"/>
              </w:rPr>
              <w:t>4</w:t>
            </w:r>
          </w:p>
        </w:tc>
        <w:tc>
          <w:tcPr>
            <w:tcW w:w="241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Vitri</w:t>
            </w:r>
          </w:p>
        </w:tc>
        <w:tc>
          <w:tcPr>
            <w:tcW w:w="1701"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Varchar(100)</w:t>
            </w:r>
          </w:p>
        </w:tc>
        <w:tc>
          <w:tcPr>
            <w:tcW w:w="156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65C2C" w:rsidRDefault="00B65C2C"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Vị trí</w:t>
            </w:r>
          </w:p>
        </w:tc>
      </w:tr>
      <w:tr w:rsidR="00B65C2C" w:rsidRPr="00F17FD4" w:rsidTr="004B015B">
        <w:tc>
          <w:tcPr>
            <w:tcW w:w="709" w:type="dxa"/>
            <w:shd w:val="clear" w:color="auto" w:fill="auto"/>
            <w:vAlign w:val="center"/>
          </w:tcPr>
          <w:p w:rsidR="00B65C2C" w:rsidRDefault="00B65C2C" w:rsidP="00BB0284">
            <w:pPr>
              <w:pStyle w:val="Nidung"/>
              <w:spacing w:before="0" w:line="312" w:lineRule="auto"/>
              <w:ind w:firstLine="0"/>
              <w:jc w:val="center"/>
              <w:rPr>
                <w:szCs w:val="26"/>
              </w:rPr>
            </w:pPr>
            <w:r>
              <w:rPr>
                <w:szCs w:val="26"/>
              </w:rPr>
              <w:t>5</w:t>
            </w:r>
          </w:p>
        </w:tc>
        <w:tc>
          <w:tcPr>
            <w:tcW w:w="241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Loaikhe</w:t>
            </w:r>
          </w:p>
        </w:tc>
        <w:tc>
          <w:tcPr>
            <w:tcW w:w="1701"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65C2C" w:rsidRDefault="00B65C2C"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khe</w:t>
            </w:r>
          </w:p>
        </w:tc>
      </w:tr>
      <w:tr w:rsidR="00B65C2C" w:rsidRPr="00F17FD4" w:rsidTr="004B015B">
        <w:tc>
          <w:tcPr>
            <w:tcW w:w="709" w:type="dxa"/>
            <w:shd w:val="clear" w:color="auto" w:fill="auto"/>
            <w:vAlign w:val="center"/>
          </w:tcPr>
          <w:p w:rsidR="00B65C2C" w:rsidRDefault="00B65C2C" w:rsidP="00BB0284">
            <w:pPr>
              <w:pStyle w:val="Nidung"/>
              <w:spacing w:before="0" w:line="312" w:lineRule="auto"/>
              <w:ind w:firstLine="0"/>
              <w:jc w:val="center"/>
              <w:rPr>
                <w:szCs w:val="26"/>
              </w:rPr>
            </w:pPr>
            <w:r>
              <w:rPr>
                <w:szCs w:val="26"/>
              </w:rPr>
              <w:t>6</w:t>
            </w:r>
          </w:p>
        </w:tc>
        <w:tc>
          <w:tcPr>
            <w:tcW w:w="241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Vatlieuchinh</w:t>
            </w:r>
          </w:p>
        </w:tc>
        <w:tc>
          <w:tcPr>
            <w:tcW w:w="1701"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65C2C" w:rsidRDefault="00B65C2C"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Vật liệu chính</w:t>
            </w:r>
          </w:p>
        </w:tc>
      </w:tr>
      <w:tr w:rsidR="00B65C2C" w:rsidRPr="00F17FD4" w:rsidTr="004B015B">
        <w:tc>
          <w:tcPr>
            <w:tcW w:w="709" w:type="dxa"/>
            <w:shd w:val="clear" w:color="auto" w:fill="auto"/>
            <w:vAlign w:val="center"/>
          </w:tcPr>
          <w:p w:rsidR="00B65C2C" w:rsidRDefault="00B65C2C" w:rsidP="00BB0284">
            <w:pPr>
              <w:pStyle w:val="Nidung"/>
              <w:spacing w:before="0" w:line="312" w:lineRule="auto"/>
              <w:ind w:firstLine="0"/>
              <w:jc w:val="center"/>
              <w:rPr>
                <w:szCs w:val="26"/>
              </w:rPr>
            </w:pPr>
            <w:r>
              <w:rPr>
                <w:szCs w:val="26"/>
              </w:rPr>
              <w:t>7</w:t>
            </w:r>
          </w:p>
        </w:tc>
        <w:tc>
          <w:tcPr>
            <w:tcW w:w="241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Ghichu</w:t>
            </w:r>
          </w:p>
        </w:tc>
        <w:tc>
          <w:tcPr>
            <w:tcW w:w="1701"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B65C2C" w:rsidRDefault="00B65C2C"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B65C2C" w:rsidRDefault="00B65C2C"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r>
    </w:tbl>
    <w:p w:rsidR="00B65C2C" w:rsidRPr="008276B0" w:rsidRDefault="00B65C2C" w:rsidP="008276B0">
      <w:pPr>
        <w:pStyle w:val="Caption"/>
        <w:spacing w:before="120" w:after="120" w:line="312" w:lineRule="auto"/>
        <w:jc w:val="center"/>
        <w:rPr>
          <w:rFonts w:ascii="Times New Roman" w:hAnsi="Times New Roman" w:cs="Times New Roman"/>
          <w:color w:val="auto"/>
          <w:sz w:val="26"/>
          <w:szCs w:val="26"/>
        </w:rPr>
      </w:pPr>
      <w:bookmarkStart w:id="108" w:name="_Toc5779710"/>
      <w:bookmarkStart w:id="109" w:name="_Toc8739579"/>
      <w:bookmarkStart w:id="110" w:name="_Toc8973627"/>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15</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khe co giãn cầu</w:t>
      </w:r>
      <w:bookmarkEnd w:id="108"/>
      <w:bookmarkEnd w:id="109"/>
      <w:bookmarkEnd w:id="110"/>
    </w:p>
    <w:p w:rsidR="0026295B" w:rsidRDefault="0026295B" w:rsidP="00CD5B7E">
      <w:pPr>
        <w:pStyle w:val="Heading4"/>
      </w:pPr>
      <w:r>
        <w:tab/>
      </w:r>
      <w:r w:rsidR="00451044" w:rsidRPr="009A0B71">
        <w:t>2.4.13.</w:t>
      </w:r>
      <w:r w:rsidRPr="009A0B71">
        <w:t xml:space="preserve"> Bảng Thông tin kiểm tra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9A0B71" w:rsidRPr="00F17FD4" w:rsidTr="004B015B">
        <w:trPr>
          <w:tblHeader/>
        </w:trPr>
        <w:tc>
          <w:tcPr>
            <w:tcW w:w="709" w:type="dxa"/>
            <w:shd w:val="clear" w:color="auto" w:fill="DEEAF6" w:themeFill="accent1" w:themeFillTint="33"/>
            <w:vAlign w:val="center"/>
          </w:tcPr>
          <w:p w:rsidR="009A0B71" w:rsidRPr="00F17FD4" w:rsidRDefault="009A0B71"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9A0B71" w:rsidRPr="00F17FD4" w:rsidRDefault="009A0B71"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9A0B71" w:rsidRPr="00F17FD4" w:rsidRDefault="009A0B71"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9A0B71" w:rsidRPr="00F17FD4" w:rsidRDefault="009A0B71"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9A0B71" w:rsidRPr="00F17FD4" w:rsidRDefault="009A0B71" w:rsidP="004B015B">
            <w:pPr>
              <w:pStyle w:val="Nidung"/>
              <w:spacing w:before="0" w:line="312" w:lineRule="auto"/>
              <w:ind w:firstLine="0"/>
              <w:jc w:val="center"/>
              <w:rPr>
                <w:b/>
                <w:szCs w:val="26"/>
              </w:rPr>
            </w:pPr>
            <w:r w:rsidRPr="00F17FD4">
              <w:rPr>
                <w:b/>
                <w:szCs w:val="26"/>
              </w:rPr>
              <w:t>Mô tả</w:t>
            </w:r>
          </w:p>
        </w:tc>
      </w:tr>
      <w:tr w:rsidR="009A0B71" w:rsidRPr="00F17FD4" w:rsidTr="004B015B">
        <w:tc>
          <w:tcPr>
            <w:tcW w:w="709" w:type="dxa"/>
            <w:shd w:val="clear" w:color="auto" w:fill="auto"/>
            <w:vAlign w:val="center"/>
          </w:tcPr>
          <w:p w:rsidR="009A0B71" w:rsidRPr="00F17FD4" w:rsidRDefault="009A0B71" w:rsidP="00BB0284">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_kiemtra</w:t>
            </w:r>
          </w:p>
        </w:tc>
        <w:tc>
          <w:tcPr>
            <w:tcW w:w="1701"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9A0B71" w:rsidRPr="00F17FD4" w:rsidTr="004B015B">
        <w:tc>
          <w:tcPr>
            <w:tcW w:w="709" w:type="dxa"/>
            <w:shd w:val="clear" w:color="auto" w:fill="auto"/>
            <w:vAlign w:val="center"/>
          </w:tcPr>
          <w:p w:rsidR="009A0B71" w:rsidRPr="00F17FD4" w:rsidRDefault="009A0B71" w:rsidP="00BB0284">
            <w:pPr>
              <w:pStyle w:val="Nidung"/>
              <w:spacing w:before="0" w:line="312" w:lineRule="auto"/>
              <w:ind w:firstLine="0"/>
              <w:jc w:val="center"/>
              <w:rPr>
                <w:szCs w:val="26"/>
              </w:rPr>
            </w:pPr>
            <w:r w:rsidRPr="00F17FD4">
              <w:rPr>
                <w:szCs w:val="26"/>
              </w:rPr>
              <w:t>2</w:t>
            </w:r>
          </w:p>
        </w:tc>
        <w:tc>
          <w:tcPr>
            <w:tcW w:w="2410" w:type="dxa"/>
            <w:shd w:val="clear" w:color="auto" w:fill="auto"/>
          </w:tcPr>
          <w:p w:rsidR="009A0B71" w:rsidRPr="00F17FD4" w:rsidRDefault="009A0B71" w:rsidP="00BB0284">
            <w:pPr>
              <w:pStyle w:val="ColorfulList-Accent11"/>
              <w:spacing w:line="312" w:lineRule="auto"/>
              <w:ind w:left="0" w:firstLine="0"/>
              <w:rPr>
                <w:szCs w:val="26"/>
              </w:rPr>
            </w:pPr>
            <w:r>
              <w:rPr>
                <w:szCs w:val="26"/>
              </w:rPr>
              <w:t>Id_cau</w:t>
            </w:r>
          </w:p>
        </w:tc>
        <w:tc>
          <w:tcPr>
            <w:tcW w:w="1701" w:type="dxa"/>
            <w:shd w:val="clear" w:color="auto" w:fill="auto"/>
          </w:tcPr>
          <w:p w:rsidR="009A0B71" w:rsidRPr="00F17FD4" w:rsidRDefault="009A0B71" w:rsidP="00BB0284">
            <w:pPr>
              <w:pStyle w:val="ColorfulList-Accent11"/>
              <w:spacing w:line="312" w:lineRule="auto"/>
              <w:ind w:left="0" w:firstLine="0"/>
              <w:rPr>
                <w:szCs w:val="26"/>
              </w:rPr>
            </w:pPr>
            <w:r>
              <w:rPr>
                <w:szCs w:val="26"/>
              </w:rPr>
              <w:t>Int(11)</w:t>
            </w:r>
          </w:p>
        </w:tc>
        <w:tc>
          <w:tcPr>
            <w:tcW w:w="1560" w:type="dxa"/>
            <w:shd w:val="clear" w:color="auto" w:fill="auto"/>
          </w:tcPr>
          <w:p w:rsidR="009A0B71" w:rsidRPr="00F17FD4" w:rsidRDefault="009A0B71" w:rsidP="00BB0284">
            <w:pPr>
              <w:pStyle w:val="ColorfulList-Accent11"/>
              <w:spacing w:line="312" w:lineRule="auto"/>
              <w:ind w:left="0" w:firstLine="0"/>
              <w:rPr>
                <w:szCs w:val="26"/>
              </w:rPr>
            </w:pPr>
            <w:r w:rsidRPr="00F17FD4">
              <w:rPr>
                <w:szCs w:val="26"/>
              </w:rPr>
              <w:t>Not null</w:t>
            </w:r>
          </w:p>
        </w:tc>
        <w:tc>
          <w:tcPr>
            <w:tcW w:w="2579" w:type="dxa"/>
            <w:shd w:val="clear" w:color="auto" w:fill="auto"/>
          </w:tcPr>
          <w:p w:rsidR="009A0B71" w:rsidRPr="00F17FD4" w:rsidRDefault="009A0B71" w:rsidP="00BB0284">
            <w:pPr>
              <w:pStyle w:val="ColorfulList-Accent11"/>
              <w:spacing w:line="312" w:lineRule="auto"/>
              <w:ind w:left="0" w:firstLine="0"/>
              <w:rPr>
                <w:szCs w:val="26"/>
              </w:rPr>
            </w:pPr>
            <w:r>
              <w:rPr>
                <w:szCs w:val="26"/>
              </w:rPr>
              <w:t>Mã cầu</w:t>
            </w:r>
          </w:p>
        </w:tc>
      </w:tr>
      <w:tr w:rsidR="009A0B71" w:rsidRPr="00F17FD4" w:rsidTr="004B015B">
        <w:tc>
          <w:tcPr>
            <w:tcW w:w="709" w:type="dxa"/>
            <w:shd w:val="clear" w:color="auto" w:fill="auto"/>
            <w:vAlign w:val="center"/>
          </w:tcPr>
          <w:p w:rsidR="009A0B71" w:rsidRPr="00F17FD4" w:rsidRDefault="009A0B71" w:rsidP="00BB0284">
            <w:pPr>
              <w:pStyle w:val="Nidung"/>
              <w:spacing w:before="0" w:line="312" w:lineRule="auto"/>
              <w:ind w:firstLine="0"/>
              <w:jc w:val="center"/>
              <w:rPr>
                <w:szCs w:val="26"/>
              </w:rPr>
            </w:pPr>
            <w:r>
              <w:rPr>
                <w:szCs w:val="26"/>
              </w:rPr>
              <w:t>3</w:t>
            </w:r>
          </w:p>
        </w:tc>
        <w:tc>
          <w:tcPr>
            <w:tcW w:w="2410"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Id_donvikiemtra</w:t>
            </w:r>
          </w:p>
        </w:tc>
        <w:tc>
          <w:tcPr>
            <w:tcW w:w="1701"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Int(11)</w:t>
            </w:r>
          </w:p>
        </w:tc>
        <w:tc>
          <w:tcPr>
            <w:tcW w:w="1560" w:type="dxa"/>
            <w:shd w:val="clear" w:color="auto" w:fill="auto"/>
            <w:vAlign w:val="center"/>
          </w:tcPr>
          <w:p w:rsidR="009A0B71" w:rsidRPr="00F17FD4"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Pr="00F17FD4" w:rsidRDefault="009A0B71"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Mã đơn vị kiểm tra</w:t>
            </w:r>
          </w:p>
        </w:tc>
      </w:tr>
      <w:tr w:rsidR="009A0B71" w:rsidRPr="00F17FD4" w:rsidTr="004B015B">
        <w:tc>
          <w:tcPr>
            <w:tcW w:w="709" w:type="dxa"/>
            <w:shd w:val="clear" w:color="auto" w:fill="auto"/>
            <w:vAlign w:val="center"/>
          </w:tcPr>
          <w:p w:rsidR="009A0B71" w:rsidRPr="00F17FD4" w:rsidRDefault="009A0B71" w:rsidP="00BB0284">
            <w:pPr>
              <w:pStyle w:val="Nidung"/>
              <w:spacing w:before="0" w:line="312" w:lineRule="auto"/>
              <w:ind w:firstLine="0"/>
              <w:jc w:val="center"/>
              <w:rPr>
                <w:szCs w:val="26"/>
              </w:rPr>
            </w:pPr>
            <w:r>
              <w:rPr>
                <w:szCs w:val="26"/>
              </w:rPr>
              <w:t>4</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Ngaykiemtra</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kiểm tra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5</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Id_mucdokiemtra</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00A550A7">
              <w:rPr>
                <w:rFonts w:ascii="Times New Roman" w:hAnsi="Times New Roman" w:cs="Times New Roman"/>
                <w:sz w:val="26"/>
                <w:szCs w:val="26"/>
              </w:rPr>
              <w:t>3</w:t>
            </w:r>
            <w:r>
              <w:rPr>
                <w:rFonts w:ascii="Times New Roman" w:hAnsi="Times New Roman" w:cs="Times New Roman"/>
                <w:sz w:val="26"/>
                <w:szCs w:val="26"/>
              </w:rPr>
              <w:t>)</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Mã mức độ kiểm tra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6</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Noidung</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Nội dung kiểm tra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7</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Ketluan</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Kết luận</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8</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File</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Varchar(200)</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File đính kèm</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9</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Hinhanh</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Hình ảnh kiểm tra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10</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Cansuachua</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Cần sửa chữa?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11</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Nguoitao</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Người tạo</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12</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Ngaytao</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tạo</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13</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Nguoisua</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Người sửa</w:t>
            </w:r>
          </w:p>
        </w:tc>
      </w:tr>
      <w:tr w:rsidR="009A0B71" w:rsidRPr="00F17FD4" w:rsidTr="004B015B">
        <w:tc>
          <w:tcPr>
            <w:tcW w:w="709" w:type="dxa"/>
            <w:shd w:val="clear" w:color="auto" w:fill="auto"/>
            <w:vAlign w:val="center"/>
          </w:tcPr>
          <w:p w:rsidR="009A0B71" w:rsidRDefault="009A0B71" w:rsidP="00BB0284">
            <w:pPr>
              <w:pStyle w:val="Nidung"/>
              <w:spacing w:before="0" w:line="312" w:lineRule="auto"/>
              <w:ind w:firstLine="0"/>
              <w:jc w:val="center"/>
              <w:rPr>
                <w:szCs w:val="26"/>
              </w:rPr>
            </w:pPr>
            <w:r>
              <w:rPr>
                <w:szCs w:val="26"/>
              </w:rPr>
              <w:t>14</w:t>
            </w:r>
          </w:p>
        </w:tc>
        <w:tc>
          <w:tcPr>
            <w:tcW w:w="2410"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Ngaysua</w:t>
            </w:r>
          </w:p>
        </w:tc>
        <w:tc>
          <w:tcPr>
            <w:tcW w:w="1701" w:type="dxa"/>
            <w:shd w:val="clear" w:color="auto" w:fill="auto"/>
            <w:vAlign w:val="center"/>
          </w:tcPr>
          <w:p w:rsidR="009A0B71" w:rsidRDefault="0042060E"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9A0B71" w:rsidRDefault="009A0B71"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9A0B71" w:rsidRDefault="0042060E"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sửa</w:t>
            </w:r>
          </w:p>
        </w:tc>
      </w:tr>
    </w:tbl>
    <w:p w:rsidR="009A0B71" w:rsidRPr="008276B0" w:rsidRDefault="009A0B71" w:rsidP="008276B0">
      <w:pPr>
        <w:pStyle w:val="Caption"/>
        <w:spacing w:before="120" w:after="120" w:line="312" w:lineRule="auto"/>
        <w:jc w:val="center"/>
        <w:rPr>
          <w:rFonts w:ascii="Times New Roman" w:hAnsi="Times New Roman" w:cs="Times New Roman"/>
          <w:color w:val="auto"/>
          <w:sz w:val="26"/>
          <w:szCs w:val="26"/>
        </w:rPr>
      </w:pPr>
      <w:bookmarkStart w:id="111" w:name="_Toc5779711"/>
      <w:bookmarkStart w:id="112" w:name="_Toc8739580"/>
      <w:bookmarkStart w:id="113" w:name="_Toc8973628"/>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16</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kiểm tra cầu</w:t>
      </w:r>
      <w:bookmarkEnd w:id="111"/>
      <w:bookmarkEnd w:id="112"/>
      <w:bookmarkEnd w:id="113"/>
    </w:p>
    <w:p w:rsidR="0026295B" w:rsidRDefault="0026295B" w:rsidP="00CD5B7E">
      <w:pPr>
        <w:pStyle w:val="Heading4"/>
      </w:pPr>
      <w:r>
        <w:tab/>
      </w:r>
      <w:r w:rsidR="00451044" w:rsidRPr="00814809">
        <w:t>2.4.14.</w:t>
      </w:r>
      <w:r w:rsidRPr="00814809">
        <w:t xml:space="preserve"> Bảng Mức độ kiểm tra</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814809" w:rsidRPr="00F17FD4" w:rsidTr="004B015B">
        <w:trPr>
          <w:tblHeader/>
        </w:trPr>
        <w:tc>
          <w:tcPr>
            <w:tcW w:w="709" w:type="dxa"/>
            <w:shd w:val="clear" w:color="auto" w:fill="DEEAF6" w:themeFill="accent1" w:themeFillTint="33"/>
            <w:vAlign w:val="center"/>
          </w:tcPr>
          <w:p w:rsidR="00814809" w:rsidRPr="00F17FD4" w:rsidRDefault="00814809"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814809" w:rsidRPr="00F17FD4" w:rsidRDefault="00814809"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814809" w:rsidRPr="00F17FD4" w:rsidRDefault="00814809"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814809" w:rsidRPr="00F17FD4" w:rsidRDefault="00814809"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814809" w:rsidRPr="00F17FD4" w:rsidRDefault="00814809" w:rsidP="004B015B">
            <w:pPr>
              <w:pStyle w:val="Nidung"/>
              <w:spacing w:before="0" w:line="312" w:lineRule="auto"/>
              <w:ind w:firstLine="0"/>
              <w:jc w:val="center"/>
              <w:rPr>
                <w:b/>
                <w:szCs w:val="26"/>
              </w:rPr>
            </w:pPr>
            <w:r w:rsidRPr="00F17FD4">
              <w:rPr>
                <w:b/>
                <w:szCs w:val="26"/>
              </w:rPr>
              <w:t>Mô tả</w:t>
            </w:r>
          </w:p>
        </w:tc>
      </w:tr>
      <w:tr w:rsidR="00814809" w:rsidRPr="00F17FD4" w:rsidTr="004B015B">
        <w:tc>
          <w:tcPr>
            <w:tcW w:w="709" w:type="dxa"/>
            <w:shd w:val="clear" w:color="auto" w:fill="auto"/>
            <w:vAlign w:val="center"/>
          </w:tcPr>
          <w:p w:rsidR="00814809" w:rsidRPr="00F17FD4" w:rsidRDefault="00814809" w:rsidP="00BB0284">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_mucdo</w:t>
            </w:r>
          </w:p>
        </w:tc>
        <w:tc>
          <w:tcPr>
            <w:tcW w:w="1701"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3</w:t>
            </w:r>
            <w:r w:rsidRPr="00F17FD4">
              <w:rPr>
                <w:rFonts w:ascii="Times New Roman" w:hAnsi="Times New Roman" w:cs="Times New Roman"/>
                <w:sz w:val="26"/>
                <w:szCs w:val="26"/>
              </w:rPr>
              <w:t>)</w:t>
            </w:r>
          </w:p>
        </w:tc>
        <w:tc>
          <w:tcPr>
            <w:tcW w:w="1560"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814809" w:rsidRPr="00F17FD4" w:rsidTr="004B015B">
        <w:tc>
          <w:tcPr>
            <w:tcW w:w="709" w:type="dxa"/>
            <w:shd w:val="clear" w:color="auto" w:fill="auto"/>
            <w:vAlign w:val="center"/>
          </w:tcPr>
          <w:p w:rsidR="00814809" w:rsidRPr="00F17FD4" w:rsidRDefault="00814809" w:rsidP="00BB0284">
            <w:pPr>
              <w:pStyle w:val="Nidung"/>
              <w:spacing w:before="0" w:line="312" w:lineRule="auto"/>
              <w:ind w:firstLine="0"/>
              <w:jc w:val="center"/>
              <w:rPr>
                <w:szCs w:val="26"/>
              </w:rPr>
            </w:pPr>
            <w:r w:rsidRPr="00F17FD4">
              <w:rPr>
                <w:szCs w:val="26"/>
              </w:rPr>
              <w:t>2</w:t>
            </w:r>
          </w:p>
        </w:tc>
        <w:tc>
          <w:tcPr>
            <w:tcW w:w="2410" w:type="dxa"/>
            <w:shd w:val="clear" w:color="auto" w:fill="auto"/>
          </w:tcPr>
          <w:p w:rsidR="00814809" w:rsidRPr="00F17FD4" w:rsidRDefault="00814809" w:rsidP="00BB0284">
            <w:pPr>
              <w:pStyle w:val="ColorfulList-Accent11"/>
              <w:spacing w:line="312" w:lineRule="auto"/>
              <w:ind w:left="0" w:firstLine="0"/>
              <w:rPr>
                <w:szCs w:val="26"/>
              </w:rPr>
            </w:pPr>
            <w:r>
              <w:rPr>
                <w:szCs w:val="26"/>
              </w:rPr>
              <w:t>Ten_mucdo</w:t>
            </w:r>
          </w:p>
        </w:tc>
        <w:tc>
          <w:tcPr>
            <w:tcW w:w="1701" w:type="dxa"/>
            <w:shd w:val="clear" w:color="auto" w:fill="auto"/>
          </w:tcPr>
          <w:p w:rsidR="00814809" w:rsidRPr="00F17FD4" w:rsidRDefault="00814809" w:rsidP="00BB0284">
            <w:pPr>
              <w:pStyle w:val="ColorfulList-Accent11"/>
              <w:spacing w:line="312" w:lineRule="auto"/>
              <w:ind w:left="0" w:firstLine="0"/>
              <w:rPr>
                <w:szCs w:val="26"/>
              </w:rPr>
            </w:pPr>
            <w:r>
              <w:rPr>
                <w:szCs w:val="26"/>
              </w:rPr>
              <w:t>Varchar(255)</w:t>
            </w:r>
          </w:p>
        </w:tc>
        <w:tc>
          <w:tcPr>
            <w:tcW w:w="1560" w:type="dxa"/>
            <w:shd w:val="clear" w:color="auto" w:fill="auto"/>
          </w:tcPr>
          <w:p w:rsidR="00814809" w:rsidRPr="00F17FD4" w:rsidRDefault="00814809" w:rsidP="00BB0284">
            <w:pPr>
              <w:pStyle w:val="ColorfulList-Accent11"/>
              <w:spacing w:line="312" w:lineRule="auto"/>
              <w:ind w:left="0" w:firstLine="0"/>
              <w:rPr>
                <w:szCs w:val="26"/>
              </w:rPr>
            </w:pPr>
            <w:r w:rsidRPr="00F17FD4">
              <w:rPr>
                <w:szCs w:val="26"/>
              </w:rPr>
              <w:t>Not null</w:t>
            </w:r>
          </w:p>
        </w:tc>
        <w:tc>
          <w:tcPr>
            <w:tcW w:w="2579" w:type="dxa"/>
            <w:shd w:val="clear" w:color="auto" w:fill="auto"/>
          </w:tcPr>
          <w:p w:rsidR="00814809" w:rsidRPr="00F17FD4" w:rsidRDefault="00814809" w:rsidP="00BB0284">
            <w:pPr>
              <w:pStyle w:val="ColorfulList-Accent11"/>
              <w:spacing w:line="312" w:lineRule="auto"/>
              <w:ind w:left="0" w:firstLine="0"/>
              <w:rPr>
                <w:szCs w:val="26"/>
              </w:rPr>
            </w:pPr>
            <w:r>
              <w:rPr>
                <w:szCs w:val="26"/>
              </w:rPr>
              <w:t>Tên mức độ</w:t>
            </w:r>
          </w:p>
        </w:tc>
      </w:tr>
      <w:tr w:rsidR="00814809" w:rsidRPr="00F17FD4" w:rsidTr="004B015B">
        <w:tc>
          <w:tcPr>
            <w:tcW w:w="709" w:type="dxa"/>
            <w:shd w:val="clear" w:color="auto" w:fill="auto"/>
            <w:vAlign w:val="center"/>
          </w:tcPr>
          <w:p w:rsidR="00814809" w:rsidRPr="00F17FD4" w:rsidRDefault="00814809" w:rsidP="00BB0284">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814809" w:rsidRPr="00F17FD4" w:rsidRDefault="00814809"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Tinyint(2)</w:t>
            </w:r>
          </w:p>
        </w:tc>
        <w:tc>
          <w:tcPr>
            <w:tcW w:w="1560" w:type="dxa"/>
            <w:shd w:val="clear" w:color="auto" w:fill="auto"/>
            <w:vAlign w:val="center"/>
          </w:tcPr>
          <w:p w:rsidR="00814809" w:rsidRPr="00F17FD4" w:rsidRDefault="00016C45"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w:t>
            </w:r>
            <w:r w:rsidR="00814809">
              <w:rPr>
                <w:rFonts w:ascii="Times New Roman" w:hAnsi="Times New Roman" w:cs="Times New Roman"/>
                <w:sz w:val="26"/>
                <w:szCs w:val="26"/>
              </w:rPr>
              <w:t>ull</w:t>
            </w:r>
          </w:p>
        </w:tc>
        <w:tc>
          <w:tcPr>
            <w:tcW w:w="2579" w:type="dxa"/>
            <w:shd w:val="clear" w:color="auto" w:fill="auto"/>
            <w:vAlign w:val="center"/>
          </w:tcPr>
          <w:p w:rsidR="00814809" w:rsidRPr="00F17FD4" w:rsidRDefault="00814809"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bl>
    <w:p w:rsidR="00814809" w:rsidRPr="008276B0" w:rsidRDefault="00035823" w:rsidP="008276B0">
      <w:pPr>
        <w:pStyle w:val="Caption"/>
        <w:spacing w:before="120" w:after="120" w:line="312" w:lineRule="auto"/>
        <w:jc w:val="center"/>
        <w:rPr>
          <w:rFonts w:ascii="Times New Roman" w:hAnsi="Times New Roman" w:cs="Times New Roman"/>
          <w:color w:val="auto"/>
          <w:sz w:val="26"/>
          <w:szCs w:val="26"/>
        </w:rPr>
      </w:pPr>
      <w:bookmarkStart w:id="114" w:name="_Toc5779712"/>
      <w:bookmarkStart w:id="115" w:name="_Toc8739581"/>
      <w:bookmarkStart w:id="116" w:name="_Toc8973629"/>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17</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mức độ kiểm tra cầu</w:t>
      </w:r>
      <w:bookmarkEnd w:id="114"/>
      <w:bookmarkEnd w:id="115"/>
      <w:bookmarkEnd w:id="116"/>
    </w:p>
    <w:p w:rsidR="0026295B" w:rsidRDefault="0026295B" w:rsidP="00CD5B7E">
      <w:pPr>
        <w:pStyle w:val="Heading4"/>
      </w:pPr>
      <w:r>
        <w:lastRenderedPageBreak/>
        <w:tab/>
      </w:r>
      <w:r w:rsidR="00451044" w:rsidRPr="00A550A7">
        <w:t>2.4.15.</w:t>
      </w:r>
      <w:r w:rsidRPr="00A550A7">
        <w:t xml:space="preserve"> Bảng Thông tin lịch sử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A550A7" w:rsidRPr="00F17FD4" w:rsidTr="004B015B">
        <w:trPr>
          <w:tblHeader/>
        </w:trPr>
        <w:tc>
          <w:tcPr>
            <w:tcW w:w="709" w:type="dxa"/>
            <w:shd w:val="clear" w:color="auto" w:fill="DEEAF6" w:themeFill="accent1" w:themeFillTint="33"/>
            <w:vAlign w:val="center"/>
          </w:tcPr>
          <w:p w:rsidR="00A550A7" w:rsidRPr="00F17FD4" w:rsidRDefault="00A550A7"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A550A7" w:rsidRPr="00F17FD4" w:rsidRDefault="00A550A7"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A550A7" w:rsidRPr="00F17FD4" w:rsidRDefault="00A550A7"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A550A7" w:rsidRPr="00F17FD4" w:rsidRDefault="00A550A7"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A550A7" w:rsidRPr="00F17FD4" w:rsidRDefault="00A550A7" w:rsidP="004B015B">
            <w:pPr>
              <w:pStyle w:val="Nidung"/>
              <w:spacing w:before="0" w:line="312" w:lineRule="auto"/>
              <w:ind w:firstLine="0"/>
              <w:jc w:val="center"/>
              <w:rPr>
                <w:b/>
                <w:szCs w:val="26"/>
              </w:rPr>
            </w:pPr>
            <w:r w:rsidRPr="00F17FD4">
              <w:rPr>
                <w:b/>
                <w:szCs w:val="26"/>
              </w:rPr>
              <w:t>Mô tả</w:t>
            </w:r>
          </w:p>
        </w:tc>
      </w:tr>
      <w:tr w:rsidR="00A550A7" w:rsidRPr="00F17FD4" w:rsidTr="004B015B">
        <w:tc>
          <w:tcPr>
            <w:tcW w:w="709" w:type="dxa"/>
            <w:shd w:val="clear" w:color="auto" w:fill="auto"/>
            <w:vAlign w:val="center"/>
          </w:tcPr>
          <w:p w:rsidR="00A550A7" w:rsidRPr="00F17FD4" w:rsidRDefault="00A550A7" w:rsidP="00BB0284">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A550A7" w:rsidRPr="00F17FD4" w:rsidRDefault="00A550A7"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p>
        </w:tc>
        <w:tc>
          <w:tcPr>
            <w:tcW w:w="1701" w:type="dxa"/>
            <w:shd w:val="clear" w:color="auto" w:fill="auto"/>
            <w:vAlign w:val="center"/>
          </w:tcPr>
          <w:p w:rsidR="00A550A7" w:rsidRPr="00F17FD4" w:rsidRDefault="00A550A7"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A550A7" w:rsidRPr="00F17FD4" w:rsidRDefault="00A550A7"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A550A7" w:rsidRPr="00F17FD4" w:rsidRDefault="00A550A7"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A550A7" w:rsidRPr="00F17FD4" w:rsidTr="004B015B">
        <w:tc>
          <w:tcPr>
            <w:tcW w:w="709" w:type="dxa"/>
            <w:shd w:val="clear" w:color="auto" w:fill="auto"/>
            <w:vAlign w:val="center"/>
          </w:tcPr>
          <w:p w:rsidR="00A550A7" w:rsidRPr="00F17FD4" w:rsidRDefault="00A550A7" w:rsidP="00BB0284">
            <w:pPr>
              <w:pStyle w:val="Nidung"/>
              <w:spacing w:before="0" w:line="312" w:lineRule="auto"/>
              <w:ind w:firstLine="0"/>
              <w:jc w:val="center"/>
              <w:rPr>
                <w:szCs w:val="26"/>
              </w:rPr>
            </w:pPr>
            <w:r w:rsidRPr="00F17FD4">
              <w:rPr>
                <w:szCs w:val="26"/>
              </w:rPr>
              <w:t>2</w:t>
            </w:r>
          </w:p>
        </w:tc>
        <w:tc>
          <w:tcPr>
            <w:tcW w:w="2410" w:type="dxa"/>
            <w:shd w:val="clear" w:color="auto" w:fill="auto"/>
          </w:tcPr>
          <w:p w:rsidR="00A550A7" w:rsidRPr="00F17FD4" w:rsidRDefault="00EC06BD" w:rsidP="00BB0284">
            <w:pPr>
              <w:pStyle w:val="ColorfulList-Accent11"/>
              <w:spacing w:line="312" w:lineRule="auto"/>
              <w:ind w:left="0" w:firstLine="0"/>
              <w:rPr>
                <w:szCs w:val="26"/>
              </w:rPr>
            </w:pPr>
            <w:r>
              <w:rPr>
                <w:szCs w:val="26"/>
              </w:rPr>
              <w:t>Id_cau</w:t>
            </w:r>
          </w:p>
        </w:tc>
        <w:tc>
          <w:tcPr>
            <w:tcW w:w="1701" w:type="dxa"/>
            <w:shd w:val="clear" w:color="auto" w:fill="auto"/>
          </w:tcPr>
          <w:p w:rsidR="00A550A7" w:rsidRPr="00F17FD4" w:rsidRDefault="00EC06BD" w:rsidP="00BB0284">
            <w:pPr>
              <w:pStyle w:val="ColorfulList-Accent11"/>
              <w:spacing w:line="312" w:lineRule="auto"/>
              <w:ind w:left="0" w:firstLine="0"/>
              <w:rPr>
                <w:szCs w:val="26"/>
              </w:rPr>
            </w:pPr>
            <w:r>
              <w:rPr>
                <w:szCs w:val="26"/>
              </w:rPr>
              <w:t>Int(11)</w:t>
            </w:r>
          </w:p>
        </w:tc>
        <w:tc>
          <w:tcPr>
            <w:tcW w:w="1560" w:type="dxa"/>
            <w:shd w:val="clear" w:color="auto" w:fill="auto"/>
          </w:tcPr>
          <w:p w:rsidR="00A550A7" w:rsidRPr="00F17FD4" w:rsidRDefault="00A550A7" w:rsidP="00BB0284">
            <w:pPr>
              <w:pStyle w:val="ColorfulList-Accent11"/>
              <w:spacing w:line="312" w:lineRule="auto"/>
              <w:ind w:left="0" w:firstLine="0"/>
              <w:rPr>
                <w:szCs w:val="26"/>
              </w:rPr>
            </w:pPr>
            <w:r w:rsidRPr="00F17FD4">
              <w:rPr>
                <w:szCs w:val="26"/>
              </w:rPr>
              <w:t>Not null</w:t>
            </w:r>
          </w:p>
        </w:tc>
        <w:tc>
          <w:tcPr>
            <w:tcW w:w="2579" w:type="dxa"/>
            <w:shd w:val="clear" w:color="auto" w:fill="auto"/>
          </w:tcPr>
          <w:p w:rsidR="00A550A7" w:rsidRPr="00F17FD4" w:rsidRDefault="00EC06BD" w:rsidP="00BB0284">
            <w:pPr>
              <w:pStyle w:val="ColorfulList-Accent11"/>
              <w:spacing w:line="312" w:lineRule="auto"/>
              <w:ind w:left="0" w:firstLine="0"/>
              <w:rPr>
                <w:szCs w:val="26"/>
              </w:rPr>
            </w:pPr>
            <w:r>
              <w:rPr>
                <w:szCs w:val="26"/>
              </w:rPr>
              <w:t>Mã cầu</w:t>
            </w:r>
          </w:p>
        </w:tc>
      </w:tr>
      <w:tr w:rsidR="00A550A7" w:rsidRPr="00F17FD4" w:rsidTr="004B015B">
        <w:tc>
          <w:tcPr>
            <w:tcW w:w="709" w:type="dxa"/>
            <w:shd w:val="clear" w:color="auto" w:fill="auto"/>
            <w:vAlign w:val="center"/>
          </w:tcPr>
          <w:p w:rsidR="00A550A7" w:rsidRPr="00F17FD4" w:rsidRDefault="00A550A7" w:rsidP="00BB0284">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A550A7"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Ngaythangnam</w:t>
            </w:r>
          </w:p>
        </w:tc>
        <w:tc>
          <w:tcPr>
            <w:tcW w:w="1701" w:type="dxa"/>
            <w:shd w:val="clear" w:color="auto" w:fill="auto"/>
            <w:vAlign w:val="center"/>
          </w:tcPr>
          <w:p w:rsidR="00A550A7"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w:t>
            </w:r>
          </w:p>
        </w:tc>
        <w:tc>
          <w:tcPr>
            <w:tcW w:w="1560" w:type="dxa"/>
            <w:shd w:val="clear" w:color="auto" w:fill="auto"/>
            <w:vAlign w:val="center"/>
          </w:tcPr>
          <w:p w:rsidR="00A550A7"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A550A7" w:rsidRPr="00F17FD4"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tháng năm</w:t>
            </w:r>
          </w:p>
        </w:tc>
      </w:tr>
      <w:tr w:rsidR="00EC06BD" w:rsidRPr="00F17FD4" w:rsidTr="004B015B">
        <w:tc>
          <w:tcPr>
            <w:tcW w:w="709" w:type="dxa"/>
            <w:shd w:val="clear" w:color="auto" w:fill="auto"/>
            <w:vAlign w:val="center"/>
          </w:tcPr>
          <w:p w:rsidR="00EC06BD" w:rsidRPr="00F17FD4" w:rsidRDefault="00EC06BD" w:rsidP="00BB0284">
            <w:pPr>
              <w:pStyle w:val="Nidung"/>
              <w:spacing w:before="0" w:line="312" w:lineRule="auto"/>
              <w:ind w:firstLine="0"/>
              <w:jc w:val="center"/>
              <w:rPr>
                <w:szCs w:val="26"/>
              </w:rPr>
            </w:pPr>
            <w:r>
              <w:rPr>
                <w:szCs w:val="26"/>
              </w:rPr>
              <w:t>4</w:t>
            </w:r>
          </w:p>
        </w:tc>
        <w:tc>
          <w:tcPr>
            <w:tcW w:w="241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Noidung</w:t>
            </w:r>
          </w:p>
        </w:tc>
        <w:tc>
          <w:tcPr>
            <w:tcW w:w="1701"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EC06BD"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Nội dung</w:t>
            </w:r>
          </w:p>
        </w:tc>
      </w:tr>
    </w:tbl>
    <w:p w:rsidR="00A550A7" w:rsidRPr="008276B0" w:rsidRDefault="00EC06BD" w:rsidP="008276B0">
      <w:pPr>
        <w:pStyle w:val="Caption"/>
        <w:spacing w:before="120" w:after="120" w:line="312" w:lineRule="auto"/>
        <w:jc w:val="center"/>
        <w:rPr>
          <w:rFonts w:ascii="Times New Roman" w:hAnsi="Times New Roman" w:cs="Times New Roman"/>
          <w:color w:val="auto"/>
          <w:sz w:val="26"/>
          <w:szCs w:val="26"/>
        </w:rPr>
      </w:pPr>
      <w:bookmarkStart w:id="117" w:name="_Toc5779713"/>
      <w:bookmarkStart w:id="118" w:name="_Toc8739582"/>
      <w:bookmarkStart w:id="119" w:name="_Toc8973630"/>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18</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lịch sử cầu</w:t>
      </w:r>
      <w:bookmarkEnd w:id="117"/>
      <w:bookmarkEnd w:id="118"/>
      <w:bookmarkEnd w:id="119"/>
    </w:p>
    <w:p w:rsidR="0026295B" w:rsidRDefault="0026295B" w:rsidP="00CD5B7E">
      <w:pPr>
        <w:pStyle w:val="Heading4"/>
      </w:pPr>
      <w:r>
        <w:tab/>
      </w:r>
      <w:r w:rsidR="00451044" w:rsidRPr="00EC06BD">
        <w:t>2.4.16.</w:t>
      </w:r>
      <w:r w:rsidRPr="00EC06BD">
        <w:t xml:space="preserve"> Bảng Thông tin Thiết bị công cộng trên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EC06BD" w:rsidRPr="00F17FD4" w:rsidTr="004B015B">
        <w:trPr>
          <w:tblHeader/>
        </w:trPr>
        <w:tc>
          <w:tcPr>
            <w:tcW w:w="709" w:type="dxa"/>
            <w:shd w:val="clear" w:color="auto" w:fill="DEEAF6" w:themeFill="accent1" w:themeFillTint="33"/>
            <w:vAlign w:val="center"/>
          </w:tcPr>
          <w:p w:rsidR="00EC06BD" w:rsidRPr="00F17FD4" w:rsidRDefault="00EC06BD"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EC06BD" w:rsidRPr="00F17FD4" w:rsidRDefault="00EC06BD"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EC06BD" w:rsidRPr="00F17FD4" w:rsidRDefault="00EC06BD"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EC06BD" w:rsidRPr="00F17FD4" w:rsidRDefault="00EC06BD"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EC06BD" w:rsidRPr="00F17FD4" w:rsidRDefault="00EC06BD" w:rsidP="004B015B">
            <w:pPr>
              <w:pStyle w:val="Nidung"/>
              <w:spacing w:before="0" w:line="312" w:lineRule="auto"/>
              <w:ind w:firstLine="0"/>
              <w:jc w:val="center"/>
              <w:rPr>
                <w:b/>
                <w:szCs w:val="26"/>
              </w:rPr>
            </w:pPr>
            <w:r w:rsidRPr="00F17FD4">
              <w:rPr>
                <w:b/>
                <w:szCs w:val="26"/>
              </w:rPr>
              <w:t>Mô tả</w:t>
            </w:r>
          </w:p>
        </w:tc>
      </w:tr>
      <w:tr w:rsidR="00EC06BD" w:rsidRPr="00F17FD4" w:rsidTr="004B015B">
        <w:tc>
          <w:tcPr>
            <w:tcW w:w="709" w:type="dxa"/>
            <w:shd w:val="clear" w:color="auto" w:fill="auto"/>
            <w:vAlign w:val="center"/>
          </w:tcPr>
          <w:p w:rsidR="00EC06BD" w:rsidRPr="00F17FD4" w:rsidRDefault="00EC06BD" w:rsidP="00BB0284">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_thietbicongcong</w:t>
            </w:r>
          </w:p>
        </w:tc>
        <w:tc>
          <w:tcPr>
            <w:tcW w:w="1701"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EC06BD" w:rsidRPr="00F17FD4" w:rsidTr="004B015B">
        <w:tc>
          <w:tcPr>
            <w:tcW w:w="709" w:type="dxa"/>
            <w:shd w:val="clear" w:color="auto" w:fill="auto"/>
            <w:vAlign w:val="center"/>
          </w:tcPr>
          <w:p w:rsidR="00EC06BD" w:rsidRPr="00F17FD4" w:rsidRDefault="00EC06BD" w:rsidP="00BB0284">
            <w:pPr>
              <w:pStyle w:val="Nidung"/>
              <w:spacing w:before="0" w:line="312" w:lineRule="auto"/>
              <w:ind w:firstLine="0"/>
              <w:jc w:val="center"/>
              <w:rPr>
                <w:szCs w:val="26"/>
              </w:rPr>
            </w:pPr>
            <w:r w:rsidRPr="00F17FD4">
              <w:rPr>
                <w:szCs w:val="26"/>
              </w:rPr>
              <w:t>2</w:t>
            </w:r>
          </w:p>
        </w:tc>
        <w:tc>
          <w:tcPr>
            <w:tcW w:w="2410" w:type="dxa"/>
            <w:shd w:val="clear" w:color="auto" w:fill="auto"/>
          </w:tcPr>
          <w:p w:rsidR="00EC06BD" w:rsidRPr="00F17FD4" w:rsidRDefault="00EC06BD" w:rsidP="00BB0284">
            <w:pPr>
              <w:pStyle w:val="ColorfulList-Accent11"/>
              <w:spacing w:line="312" w:lineRule="auto"/>
              <w:ind w:left="0" w:firstLine="0"/>
              <w:rPr>
                <w:szCs w:val="26"/>
              </w:rPr>
            </w:pPr>
            <w:r>
              <w:rPr>
                <w:szCs w:val="26"/>
              </w:rPr>
              <w:t>Id_cau</w:t>
            </w:r>
          </w:p>
        </w:tc>
        <w:tc>
          <w:tcPr>
            <w:tcW w:w="1701" w:type="dxa"/>
            <w:shd w:val="clear" w:color="auto" w:fill="auto"/>
          </w:tcPr>
          <w:p w:rsidR="00EC06BD" w:rsidRPr="00F17FD4" w:rsidRDefault="00EC06BD" w:rsidP="00BB0284">
            <w:pPr>
              <w:pStyle w:val="ColorfulList-Accent11"/>
              <w:spacing w:line="312" w:lineRule="auto"/>
              <w:ind w:left="0" w:firstLine="0"/>
              <w:rPr>
                <w:szCs w:val="26"/>
              </w:rPr>
            </w:pPr>
            <w:r>
              <w:rPr>
                <w:szCs w:val="26"/>
              </w:rPr>
              <w:t>Int(11)</w:t>
            </w:r>
          </w:p>
        </w:tc>
        <w:tc>
          <w:tcPr>
            <w:tcW w:w="1560" w:type="dxa"/>
            <w:shd w:val="clear" w:color="auto" w:fill="auto"/>
          </w:tcPr>
          <w:p w:rsidR="00EC06BD" w:rsidRPr="00F17FD4" w:rsidRDefault="00EC06BD" w:rsidP="00BB0284">
            <w:pPr>
              <w:pStyle w:val="ColorfulList-Accent11"/>
              <w:spacing w:line="312" w:lineRule="auto"/>
              <w:ind w:left="0" w:firstLine="0"/>
              <w:rPr>
                <w:szCs w:val="26"/>
              </w:rPr>
            </w:pPr>
            <w:r w:rsidRPr="00F17FD4">
              <w:rPr>
                <w:szCs w:val="26"/>
              </w:rPr>
              <w:t>Not null</w:t>
            </w:r>
          </w:p>
        </w:tc>
        <w:tc>
          <w:tcPr>
            <w:tcW w:w="2579" w:type="dxa"/>
            <w:shd w:val="clear" w:color="auto" w:fill="auto"/>
          </w:tcPr>
          <w:p w:rsidR="00EC06BD" w:rsidRPr="00F17FD4" w:rsidRDefault="00EC06BD" w:rsidP="00BB0284">
            <w:pPr>
              <w:pStyle w:val="ColorfulList-Accent11"/>
              <w:spacing w:line="312" w:lineRule="auto"/>
              <w:ind w:left="0" w:firstLine="0"/>
              <w:rPr>
                <w:szCs w:val="26"/>
              </w:rPr>
            </w:pPr>
            <w:r>
              <w:rPr>
                <w:szCs w:val="26"/>
              </w:rPr>
              <w:t>Mã cầu</w:t>
            </w:r>
          </w:p>
        </w:tc>
      </w:tr>
      <w:tr w:rsidR="00EC06BD" w:rsidRPr="00F17FD4" w:rsidTr="004B015B">
        <w:tc>
          <w:tcPr>
            <w:tcW w:w="709" w:type="dxa"/>
            <w:shd w:val="clear" w:color="auto" w:fill="auto"/>
            <w:vAlign w:val="center"/>
          </w:tcPr>
          <w:p w:rsidR="00EC06BD" w:rsidRPr="00F17FD4" w:rsidRDefault="00EC06BD" w:rsidP="00BB0284">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EC06BD" w:rsidRPr="00F17FD4"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EC06BD" w:rsidRPr="00F17FD4"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EC06BD" w:rsidRPr="00F17FD4" w:rsidTr="004B015B">
        <w:tc>
          <w:tcPr>
            <w:tcW w:w="709" w:type="dxa"/>
            <w:shd w:val="clear" w:color="auto" w:fill="auto"/>
            <w:vAlign w:val="center"/>
          </w:tcPr>
          <w:p w:rsidR="00EC06BD" w:rsidRPr="00F17FD4" w:rsidRDefault="00EC06BD" w:rsidP="00BB0284">
            <w:pPr>
              <w:pStyle w:val="Nidung"/>
              <w:spacing w:before="0" w:line="312" w:lineRule="auto"/>
              <w:ind w:firstLine="0"/>
              <w:jc w:val="center"/>
              <w:rPr>
                <w:szCs w:val="26"/>
              </w:rPr>
            </w:pPr>
            <w:r>
              <w:rPr>
                <w:szCs w:val="26"/>
              </w:rPr>
              <w:t>4</w:t>
            </w:r>
          </w:p>
        </w:tc>
        <w:tc>
          <w:tcPr>
            <w:tcW w:w="241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Tenloai</w:t>
            </w:r>
          </w:p>
        </w:tc>
        <w:tc>
          <w:tcPr>
            <w:tcW w:w="1701"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EC06BD"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Tên loại</w:t>
            </w:r>
          </w:p>
        </w:tc>
      </w:tr>
      <w:tr w:rsidR="00EC06BD" w:rsidRPr="00F17FD4" w:rsidTr="004B015B">
        <w:tc>
          <w:tcPr>
            <w:tcW w:w="709" w:type="dxa"/>
            <w:shd w:val="clear" w:color="auto" w:fill="auto"/>
            <w:vAlign w:val="center"/>
          </w:tcPr>
          <w:p w:rsidR="00EC06BD" w:rsidRDefault="00EC06BD" w:rsidP="00BB0284">
            <w:pPr>
              <w:pStyle w:val="Nidung"/>
              <w:spacing w:before="0" w:line="312" w:lineRule="auto"/>
              <w:ind w:firstLine="0"/>
              <w:jc w:val="center"/>
              <w:rPr>
                <w:szCs w:val="26"/>
              </w:rPr>
            </w:pPr>
            <w:r>
              <w:rPr>
                <w:szCs w:val="26"/>
              </w:rPr>
              <w:t>5</w:t>
            </w:r>
          </w:p>
        </w:tc>
        <w:tc>
          <w:tcPr>
            <w:tcW w:w="241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Cơ quan chủ quản</w:t>
            </w:r>
          </w:p>
        </w:tc>
        <w:tc>
          <w:tcPr>
            <w:tcW w:w="1701"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EC06BD"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Cơ quan chủ quản</w:t>
            </w:r>
          </w:p>
        </w:tc>
      </w:tr>
      <w:tr w:rsidR="00EC06BD" w:rsidRPr="00F17FD4" w:rsidTr="004B015B">
        <w:tc>
          <w:tcPr>
            <w:tcW w:w="709" w:type="dxa"/>
            <w:shd w:val="clear" w:color="auto" w:fill="auto"/>
            <w:vAlign w:val="center"/>
          </w:tcPr>
          <w:p w:rsidR="00EC06BD" w:rsidRDefault="00EC06BD" w:rsidP="00BB0284">
            <w:pPr>
              <w:pStyle w:val="Nidung"/>
              <w:spacing w:before="0" w:line="312" w:lineRule="auto"/>
              <w:ind w:firstLine="0"/>
              <w:jc w:val="center"/>
              <w:rPr>
                <w:szCs w:val="26"/>
              </w:rPr>
            </w:pPr>
            <w:r>
              <w:rPr>
                <w:szCs w:val="26"/>
              </w:rPr>
              <w:t>6</w:t>
            </w:r>
          </w:p>
        </w:tc>
        <w:tc>
          <w:tcPr>
            <w:tcW w:w="241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c>
          <w:tcPr>
            <w:tcW w:w="1701"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EC06BD" w:rsidRDefault="00EC06BD" w:rsidP="00BB0284">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EC06BD" w:rsidRDefault="00EC06BD" w:rsidP="00BB0284">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r>
    </w:tbl>
    <w:p w:rsidR="00EC06BD" w:rsidRPr="008276B0" w:rsidRDefault="00EC06BD" w:rsidP="008276B0">
      <w:pPr>
        <w:pStyle w:val="Caption"/>
        <w:spacing w:before="120" w:after="120" w:line="312" w:lineRule="auto"/>
        <w:jc w:val="center"/>
        <w:rPr>
          <w:rFonts w:ascii="Times New Roman" w:hAnsi="Times New Roman" w:cs="Times New Roman"/>
          <w:color w:val="auto"/>
          <w:sz w:val="26"/>
          <w:szCs w:val="26"/>
        </w:rPr>
      </w:pPr>
      <w:bookmarkStart w:id="120" w:name="_Toc5779714"/>
      <w:bookmarkStart w:id="121" w:name="_Toc8739583"/>
      <w:bookmarkStart w:id="122" w:name="_Toc8973631"/>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19</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thiết bị công cộng trên cầu</w:t>
      </w:r>
      <w:bookmarkEnd w:id="120"/>
      <w:bookmarkEnd w:id="121"/>
      <w:bookmarkEnd w:id="122"/>
    </w:p>
    <w:p w:rsidR="0026295B" w:rsidRDefault="00726548" w:rsidP="00726548">
      <w:pPr>
        <w:pStyle w:val="Heading4"/>
        <w:ind w:firstLine="720"/>
      </w:pPr>
      <w:r>
        <w:t xml:space="preserve"> </w:t>
      </w:r>
      <w:r w:rsidR="00451044" w:rsidRPr="00D31798">
        <w:t>2.4.17.</w:t>
      </w:r>
      <w:r w:rsidR="0026295B" w:rsidRPr="00D31798">
        <w:t xml:space="preserve"> Bảng Các thông tin chung về thuộc tính c</w:t>
      </w:r>
      <w:r w:rsidR="00D31798">
        <w:t>ủa</w:t>
      </w:r>
      <w:r w:rsidR="0026295B" w:rsidRPr="00D31798">
        <w:t xml:space="preserve">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D31798" w:rsidRPr="00F17FD4" w:rsidTr="004B015B">
        <w:trPr>
          <w:tblHeader/>
        </w:trPr>
        <w:tc>
          <w:tcPr>
            <w:tcW w:w="709" w:type="dxa"/>
            <w:shd w:val="clear" w:color="auto" w:fill="DEEAF6" w:themeFill="accent1" w:themeFillTint="33"/>
            <w:vAlign w:val="center"/>
          </w:tcPr>
          <w:p w:rsidR="00D31798" w:rsidRPr="00F17FD4" w:rsidRDefault="00D31798"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D31798" w:rsidRPr="00F17FD4" w:rsidRDefault="00D31798"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D31798" w:rsidRPr="00F17FD4" w:rsidRDefault="00D31798"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D31798" w:rsidRPr="00F17FD4" w:rsidRDefault="00D31798"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D31798" w:rsidRPr="00F17FD4" w:rsidRDefault="00D31798" w:rsidP="004B015B">
            <w:pPr>
              <w:pStyle w:val="Nidung"/>
              <w:spacing w:before="0" w:line="312" w:lineRule="auto"/>
              <w:ind w:firstLine="0"/>
              <w:jc w:val="center"/>
              <w:rPr>
                <w:b/>
                <w:szCs w:val="26"/>
              </w:rPr>
            </w:pPr>
            <w:r w:rsidRPr="00F17FD4">
              <w:rPr>
                <w:b/>
                <w:szCs w:val="26"/>
              </w:rPr>
              <w:t>Mô tả</w:t>
            </w:r>
          </w:p>
        </w:tc>
      </w:tr>
      <w:tr w:rsidR="00D31798" w:rsidRPr="00F17FD4" w:rsidTr="004B015B">
        <w:tc>
          <w:tcPr>
            <w:tcW w:w="709" w:type="dxa"/>
            <w:shd w:val="clear" w:color="auto" w:fill="auto"/>
            <w:vAlign w:val="center"/>
          </w:tcPr>
          <w:p w:rsidR="00D31798" w:rsidRPr="00F17FD4" w:rsidRDefault="00D31798" w:rsidP="00D61853">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_loai</w:t>
            </w:r>
          </w:p>
        </w:tc>
        <w:tc>
          <w:tcPr>
            <w:tcW w:w="1701"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D31798" w:rsidRPr="00F17FD4" w:rsidTr="004B015B">
        <w:tc>
          <w:tcPr>
            <w:tcW w:w="709" w:type="dxa"/>
            <w:shd w:val="clear" w:color="auto" w:fill="auto"/>
            <w:vAlign w:val="center"/>
          </w:tcPr>
          <w:p w:rsidR="00D31798" w:rsidRPr="00F17FD4" w:rsidRDefault="00D31798" w:rsidP="00D61853">
            <w:pPr>
              <w:pStyle w:val="Nidung"/>
              <w:spacing w:before="0" w:line="312" w:lineRule="auto"/>
              <w:ind w:firstLine="0"/>
              <w:jc w:val="center"/>
              <w:rPr>
                <w:szCs w:val="26"/>
              </w:rPr>
            </w:pPr>
            <w:r w:rsidRPr="00F17FD4">
              <w:rPr>
                <w:szCs w:val="26"/>
              </w:rPr>
              <w:t>2</w:t>
            </w:r>
          </w:p>
        </w:tc>
        <w:tc>
          <w:tcPr>
            <w:tcW w:w="2410" w:type="dxa"/>
            <w:shd w:val="clear" w:color="auto" w:fill="auto"/>
          </w:tcPr>
          <w:p w:rsidR="00D31798" w:rsidRPr="00F17FD4" w:rsidRDefault="00D31798" w:rsidP="00D61853">
            <w:pPr>
              <w:pStyle w:val="ColorfulList-Accent11"/>
              <w:spacing w:line="312" w:lineRule="auto"/>
              <w:ind w:left="0" w:firstLine="0"/>
              <w:rPr>
                <w:szCs w:val="26"/>
              </w:rPr>
            </w:pPr>
            <w:r>
              <w:rPr>
                <w:szCs w:val="26"/>
              </w:rPr>
              <w:t>Ten</w:t>
            </w:r>
          </w:p>
        </w:tc>
        <w:tc>
          <w:tcPr>
            <w:tcW w:w="1701" w:type="dxa"/>
            <w:shd w:val="clear" w:color="auto" w:fill="auto"/>
          </w:tcPr>
          <w:p w:rsidR="00D31798" w:rsidRPr="00F17FD4" w:rsidRDefault="00D31798" w:rsidP="00D61853">
            <w:pPr>
              <w:pStyle w:val="ColorfulList-Accent11"/>
              <w:spacing w:line="312" w:lineRule="auto"/>
              <w:ind w:left="0" w:firstLine="0"/>
              <w:rPr>
                <w:szCs w:val="26"/>
              </w:rPr>
            </w:pPr>
            <w:r>
              <w:rPr>
                <w:szCs w:val="26"/>
              </w:rPr>
              <w:t>Varchar(100)</w:t>
            </w:r>
          </w:p>
        </w:tc>
        <w:tc>
          <w:tcPr>
            <w:tcW w:w="1560" w:type="dxa"/>
            <w:shd w:val="clear" w:color="auto" w:fill="auto"/>
          </w:tcPr>
          <w:p w:rsidR="00D31798" w:rsidRPr="00F17FD4" w:rsidRDefault="00D31798" w:rsidP="00D61853">
            <w:pPr>
              <w:pStyle w:val="ColorfulList-Accent11"/>
              <w:spacing w:line="312" w:lineRule="auto"/>
              <w:ind w:left="0" w:firstLine="0"/>
              <w:rPr>
                <w:szCs w:val="26"/>
              </w:rPr>
            </w:pPr>
            <w:r w:rsidRPr="00F17FD4">
              <w:rPr>
                <w:szCs w:val="26"/>
              </w:rPr>
              <w:t>Not null</w:t>
            </w:r>
          </w:p>
        </w:tc>
        <w:tc>
          <w:tcPr>
            <w:tcW w:w="2579" w:type="dxa"/>
            <w:shd w:val="clear" w:color="auto" w:fill="auto"/>
          </w:tcPr>
          <w:p w:rsidR="00D31798" w:rsidRPr="00F17FD4" w:rsidRDefault="00D31798" w:rsidP="00D61853">
            <w:pPr>
              <w:pStyle w:val="ColorfulList-Accent11"/>
              <w:spacing w:line="312" w:lineRule="auto"/>
              <w:ind w:left="0" w:firstLine="0"/>
              <w:rPr>
                <w:szCs w:val="26"/>
              </w:rPr>
            </w:pPr>
            <w:r>
              <w:rPr>
                <w:szCs w:val="26"/>
              </w:rPr>
              <w:t>Tên loại</w:t>
            </w:r>
          </w:p>
        </w:tc>
      </w:tr>
      <w:tr w:rsidR="00D31798" w:rsidRPr="00F17FD4" w:rsidTr="004B015B">
        <w:tc>
          <w:tcPr>
            <w:tcW w:w="709" w:type="dxa"/>
            <w:shd w:val="clear" w:color="auto" w:fill="auto"/>
            <w:vAlign w:val="center"/>
          </w:tcPr>
          <w:p w:rsidR="00D31798" w:rsidRPr="00F17FD4" w:rsidRDefault="00D31798" w:rsidP="00D61853">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w:t>
            </w:r>
          </w:p>
        </w:tc>
        <w:tc>
          <w:tcPr>
            <w:tcW w:w="1701"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D31798" w:rsidRPr="00F17FD4"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31798" w:rsidRPr="00F17FD4" w:rsidRDefault="00D3179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w:t>
            </w:r>
          </w:p>
        </w:tc>
      </w:tr>
      <w:tr w:rsidR="00D31798" w:rsidRPr="00F17FD4" w:rsidTr="004B015B">
        <w:tc>
          <w:tcPr>
            <w:tcW w:w="709" w:type="dxa"/>
            <w:shd w:val="clear" w:color="auto" w:fill="auto"/>
            <w:vAlign w:val="center"/>
          </w:tcPr>
          <w:p w:rsidR="00D31798" w:rsidRPr="00F17FD4" w:rsidRDefault="00D31798" w:rsidP="00D61853">
            <w:pPr>
              <w:pStyle w:val="Nidung"/>
              <w:spacing w:before="0" w:line="312" w:lineRule="auto"/>
              <w:ind w:firstLine="0"/>
              <w:jc w:val="center"/>
              <w:rPr>
                <w:szCs w:val="26"/>
              </w:rPr>
            </w:pPr>
            <w:r>
              <w:rPr>
                <w:szCs w:val="26"/>
              </w:rPr>
              <w:t>4</w:t>
            </w:r>
          </w:p>
        </w:tc>
        <w:tc>
          <w:tcPr>
            <w:tcW w:w="2410" w:type="dxa"/>
            <w:shd w:val="clear" w:color="auto" w:fill="auto"/>
            <w:vAlign w:val="center"/>
          </w:tcPr>
          <w:p w:rsidR="00D31798"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D31798"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Tinyint(4)</w:t>
            </w:r>
          </w:p>
        </w:tc>
        <w:tc>
          <w:tcPr>
            <w:tcW w:w="1560" w:type="dxa"/>
            <w:shd w:val="clear" w:color="auto" w:fill="auto"/>
            <w:vAlign w:val="center"/>
          </w:tcPr>
          <w:p w:rsidR="00D31798" w:rsidRDefault="00D3179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D31798" w:rsidRDefault="00D3179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bl>
    <w:p w:rsidR="00D31798" w:rsidRPr="008276B0" w:rsidRDefault="00D31798" w:rsidP="008276B0">
      <w:pPr>
        <w:pStyle w:val="Caption"/>
        <w:spacing w:before="120" w:after="120" w:line="312" w:lineRule="auto"/>
        <w:jc w:val="center"/>
        <w:rPr>
          <w:rFonts w:ascii="Times New Roman" w:hAnsi="Times New Roman" w:cs="Times New Roman"/>
          <w:color w:val="auto"/>
          <w:sz w:val="26"/>
          <w:szCs w:val="26"/>
        </w:rPr>
      </w:pPr>
      <w:bookmarkStart w:id="123" w:name="_Toc5779715"/>
      <w:bookmarkStart w:id="124" w:name="_Toc8739584"/>
      <w:bookmarkStart w:id="125" w:name="_Toc8973632"/>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20</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chung về thuộc tính của cầu</w:t>
      </w:r>
      <w:bookmarkEnd w:id="123"/>
      <w:bookmarkEnd w:id="124"/>
      <w:bookmarkEnd w:id="125"/>
    </w:p>
    <w:p w:rsidR="0026295B" w:rsidRDefault="0026295B" w:rsidP="00CD5B7E">
      <w:pPr>
        <w:pStyle w:val="Heading4"/>
      </w:pPr>
      <w:r>
        <w:tab/>
      </w:r>
      <w:r w:rsidR="00451044" w:rsidRPr="00D31798">
        <w:t>2.4.18.</w:t>
      </w:r>
      <w:r w:rsidRPr="00D31798">
        <w:t xml:space="preserve"> Bảng Thông tin dự ứng lực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3A1956" w:rsidRPr="00F17FD4" w:rsidTr="004B015B">
        <w:trPr>
          <w:tblHeader/>
        </w:trPr>
        <w:tc>
          <w:tcPr>
            <w:tcW w:w="709" w:type="dxa"/>
            <w:shd w:val="clear" w:color="auto" w:fill="DEEAF6" w:themeFill="accent1" w:themeFillTint="33"/>
            <w:vAlign w:val="center"/>
          </w:tcPr>
          <w:p w:rsidR="003A1956" w:rsidRPr="00F17FD4" w:rsidRDefault="003A1956"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3A1956" w:rsidRPr="00F17FD4" w:rsidRDefault="003A1956"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3A1956" w:rsidRPr="00F17FD4" w:rsidRDefault="003A1956"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3A1956" w:rsidRPr="00F17FD4" w:rsidRDefault="003A1956"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3A1956" w:rsidRPr="00F17FD4" w:rsidRDefault="003A1956" w:rsidP="004B015B">
            <w:pPr>
              <w:pStyle w:val="Nidung"/>
              <w:spacing w:before="0" w:line="312" w:lineRule="auto"/>
              <w:ind w:firstLine="0"/>
              <w:jc w:val="center"/>
              <w:rPr>
                <w:b/>
                <w:szCs w:val="26"/>
              </w:rPr>
            </w:pPr>
            <w:r w:rsidRPr="00F17FD4">
              <w:rPr>
                <w:b/>
                <w:szCs w:val="26"/>
              </w:rPr>
              <w:t>Mô tả</w:t>
            </w:r>
          </w:p>
        </w:tc>
      </w:tr>
      <w:tr w:rsidR="003A1956" w:rsidRPr="00F17FD4" w:rsidTr="004B015B">
        <w:tc>
          <w:tcPr>
            <w:tcW w:w="709" w:type="dxa"/>
            <w:shd w:val="clear" w:color="auto" w:fill="auto"/>
            <w:vAlign w:val="center"/>
          </w:tcPr>
          <w:p w:rsidR="003A1956" w:rsidRPr="00F17FD4" w:rsidRDefault="003A1956" w:rsidP="00D61853">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_thongtinduungluc</w:t>
            </w:r>
          </w:p>
        </w:tc>
        <w:tc>
          <w:tcPr>
            <w:tcW w:w="1701"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3A1956" w:rsidRPr="00F17FD4" w:rsidTr="004B015B">
        <w:tc>
          <w:tcPr>
            <w:tcW w:w="709" w:type="dxa"/>
            <w:shd w:val="clear" w:color="auto" w:fill="auto"/>
            <w:vAlign w:val="center"/>
          </w:tcPr>
          <w:p w:rsidR="003A1956" w:rsidRPr="00F17FD4" w:rsidRDefault="003A1956" w:rsidP="00D61853">
            <w:pPr>
              <w:pStyle w:val="Nidung"/>
              <w:spacing w:before="0" w:line="312" w:lineRule="auto"/>
              <w:ind w:firstLine="0"/>
              <w:jc w:val="center"/>
              <w:rPr>
                <w:szCs w:val="26"/>
              </w:rPr>
            </w:pPr>
            <w:r w:rsidRPr="00F17FD4">
              <w:rPr>
                <w:szCs w:val="26"/>
              </w:rPr>
              <w:t>2</w:t>
            </w:r>
          </w:p>
        </w:tc>
        <w:tc>
          <w:tcPr>
            <w:tcW w:w="2410" w:type="dxa"/>
            <w:shd w:val="clear" w:color="auto" w:fill="auto"/>
          </w:tcPr>
          <w:p w:rsidR="003A1956" w:rsidRPr="00F17FD4" w:rsidRDefault="003A1956" w:rsidP="00D61853">
            <w:pPr>
              <w:pStyle w:val="ColorfulList-Accent11"/>
              <w:spacing w:line="312" w:lineRule="auto"/>
              <w:ind w:left="0" w:firstLine="0"/>
              <w:rPr>
                <w:szCs w:val="26"/>
              </w:rPr>
            </w:pPr>
            <w:r>
              <w:rPr>
                <w:szCs w:val="26"/>
              </w:rPr>
              <w:t>Id_cau</w:t>
            </w:r>
          </w:p>
        </w:tc>
        <w:tc>
          <w:tcPr>
            <w:tcW w:w="1701" w:type="dxa"/>
            <w:shd w:val="clear" w:color="auto" w:fill="auto"/>
          </w:tcPr>
          <w:p w:rsidR="003A1956" w:rsidRPr="00F17FD4" w:rsidRDefault="003A1956" w:rsidP="00D61853">
            <w:pPr>
              <w:pStyle w:val="ColorfulList-Accent11"/>
              <w:spacing w:line="312" w:lineRule="auto"/>
              <w:ind w:left="0" w:firstLine="0"/>
              <w:rPr>
                <w:szCs w:val="26"/>
              </w:rPr>
            </w:pPr>
            <w:r>
              <w:rPr>
                <w:szCs w:val="26"/>
              </w:rPr>
              <w:t>Int(11)</w:t>
            </w:r>
          </w:p>
        </w:tc>
        <w:tc>
          <w:tcPr>
            <w:tcW w:w="1560" w:type="dxa"/>
            <w:shd w:val="clear" w:color="auto" w:fill="auto"/>
          </w:tcPr>
          <w:p w:rsidR="003A1956" w:rsidRPr="00F17FD4" w:rsidRDefault="003A1956" w:rsidP="00D61853">
            <w:pPr>
              <w:pStyle w:val="ColorfulList-Accent11"/>
              <w:spacing w:line="312" w:lineRule="auto"/>
              <w:ind w:left="0" w:firstLine="0"/>
              <w:rPr>
                <w:szCs w:val="26"/>
              </w:rPr>
            </w:pPr>
            <w:r w:rsidRPr="00F17FD4">
              <w:rPr>
                <w:szCs w:val="26"/>
              </w:rPr>
              <w:t>Not null</w:t>
            </w:r>
          </w:p>
        </w:tc>
        <w:tc>
          <w:tcPr>
            <w:tcW w:w="2579" w:type="dxa"/>
            <w:shd w:val="clear" w:color="auto" w:fill="auto"/>
          </w:tcPr>
          <w:p w:rsidR="003A1956" w:rsidRPr="00F17FD4" w:rsidRDefault="003A1956" w:rsidP="00D61853">
            <w:pPr>
              <w:pStyle w:val="ColorfulList-Accent11"/>
              <w:spacing w:line="312" w:lineRule="auto"/>
              <w:ind w:left="0" w:firstLine="0"/>
              <w:rPr>
                <w:szCs w:val="26"/>
              </w:rPr>
            </w:pPr>
            <w:r>
              <w:rPr>
                <w:szCs w:val="26"/>
              </w:rPr>
              <w:t>Mã cầu</w:t>
            </w:r>
          </w:p>
        </w:tc>
      </w:tr>
      <w:tr w:rsidR="003A1956" w:rsidRPr="00F17FD4" w:rsidTr="004B015B">
        <w:tc>
          <w:tcPr>
            <w:tcW w:w="709" w:type="dxa"/>
            <w:shd w:val="clear" w:color="auto" w:fill="auto"/>
            <w:vAlign w:val="center"/>
          </w:tcPr>
          <w:p w:rsidR="003A1956" w:rsidRPr="00F17FD4" w:rsidRDefault="003A1956" w:rsidP="00D61853">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Thutu</w:t>
            </w:r>
          </w:p>
        </w:tc>
        <w:tc>
          <w:tcPr>
            <w:tcW w:w="1701"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Int(3)</w:t>
            </w:r>
          </w:p>
        </w:tc>
        <w:tc>
          <w:tcPr>
            <w:tcW w:w="1560" w:type="dxa"/>
            <w:shd w:val="clear" w:color="auto" w:fill="auto"/>
            <w:vAlign w:val="center"/>
          </w:tcPr>
          <w:p w:rsidR="003A1956" w:rsidRPr="00F17FD4"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3A1956" w:rsidRPr="00F17FD4" w:rsidRDefault="003A195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Thứ tự</w:t>
            </w:r>
          </w:p>
        </w:tc>
      </w:tr>
      <w:tr w:rsidR="003A1956" w:rsidRPr="00F17FD4" w:rsidTr="004B015B">
        <w:tc>
          <w:tcPr>
            <w:tcW w:w="709" w:type="dxa"/>
            <w:shd w:val="clear" w:color="auto" w:fill="auto"/>
            <w:vAlign w:val="center"/>
          </w:tcPr>
          <w:p w:rsidR="003A1956" w:rsidRPr="00F17FD4" w:rsidRDefault="003A1956" w:rsidP="00D61853">
            <w:pPr>
              <w:pStyle w:val="Nidung"/>
              <w:spacing w:before="0" w:line="312" w:lineRule="auto"/>
              <w:ind w:firstLine="0"/>
              <w:jc w:val="center"/>
              <w:rPr>
                <w:szCs w:val="26"/>
              </w:rPr>
            </w:pPr>
            <w:r>
              <w:rPr>
                <w:szCs w:val="26"/>
              </w:rPr>
              <w:t>4</w:t>
            </w:r>
          </w:p>
        </w:tc>
        <w:tc>
          <w:tcPr>
            <w:tcW w:w="241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Bophanketcau</w:t>
            </w:r>
          </w:p>
        </w:tc>
        <w:tc>
          <w:tcPr>
            <w:tcW w:w="1701"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3A1956" w:rsidRDefault="003A195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Bộ phận kết cấu</w:t>
            </w:r>
          </w:p>
        </w:tc>
      </w:tr>
      <w:tr w:rsidR="003A1956" w:rsidRPr="00F17FD4" w:rsidTr="004B015B">
        <w:tc>
          <w:tcPr>
            <w:tcW w:w="709" w:type="dxa"/>
            <w:shd w:val="clear" w:color="auto" w:fill="auto"/>
            <w:vAlign w:val="center"/>
          </w:tcPr>
          <w:p w:rsidR="003A1956" w:rsidRDefault="003A1956" w:rsidP="00D61853">
            <w:pPr>
              <w:pStyle w:val="Nidung"/>
              <w:spacing w:before="0" w:line="312" w:lineRule="auto"/>
              <w:ind w:firstLine="0"/>
              <w:jc w:val="center"/>
              <w:rPr>
                <w:szCs w:val="26"/>
              </w:rPr>
            </w:pPr>
            <w:r>
              <w:rPr>
                <w:szCs w:val="26"/>
              </w:rPr>
              <w:t>5</w:t>
            </w:r>
          </w:p>
        </w:tc>
        <w:tc>
          <w:tcPr>
            <w:tcW w:w="241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Loaiduungluc</w:t>
            </w:r>
          </w:p>
        </w:tc>
        <w:tc>
          <w:tcPr>
            <w:tcW w:w="1701"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Int(6)</w:t>
            </w:r>
          </w:p>
        </w:tc>
        <w:tc>
          <w:tcPr>
            <w:tcW w:w="156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3A1956" w:rsidRDefault="003A195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dự ứng lực</w:t>
            </w:r>
          </w:p>
        </w:tc>
      </w:tr>
      <w:tr w:rsidR="003A1956" w:rsidRPr="00F17FD4" w:rsidTr="004B015B">
        <w:tc>
          <w:tcPr>
            <w:tcW w:w="709" w:type="dxa"/>
            <w:shd w:val="clear" w:color="auto" w:fill="auto"/>
            <w:vAlign w:val="center"/>
          </w:tcPr>
          <w:p w:rsidR="003A1956" w:rsidRDefault="003A1956" w:rsidP="00D61853">
            <w:pPr>
              <w:pStyle w:val="Nidung"/>
              <w:spacing w:before="0" w:line="312" w:lineRule="auto"/>
              <w:ind w:firstLine="0"/>
              <w:jc w:val="center"/>
              <w:rPr>
                <w:szCs w:val="26"/>
              </w:rPr>
            </w:pPr>
            <w:r>
              <w:rPr>
                <w:szCs w:val="26"/>
              </w:rPr>
              <w:t>6</w:t>
            </w:r>
          </w:p>
        </w:tc>
        <w:tc>
          <w:tcPr>
            <w:tcW w:w="241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Ghichu</w:t>
            </w:r>
          </w:p>
        </w:tc>
        <w:tc>
          <w:tcPr>
            <w:tcW w:w="1701"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3A1956" w:rsidRDefault="003A195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3A1956" w:rsidRDefault="003A195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Ghi chú</w:t>
            </w:r>
          </w:p>
        </w:tc>
      </w:tr>
    </w:tbl>
    <w:p w:rsidR="003A1956" w:rsidRPr="008276B0" w:rsidRDefault="003A1956" w:rsidP="008276B0">
      <w:pPr>
        <w:pStyle w:val="Caption"/>
        <w:spacing w:before="120" w:after="120" w:line="312" w:lineRule="auto"/>
        <w:jc w:val="center"/>
        <w:rPr>
          <w:rFonts w:ascii="Times New Roman" w:hAnsi="Times New Roman" w:cs="Times New Roman"/>
          <w:color w:val="auto"/>
          <w:sz w:val="26"/>
          <w:szCs w:val="26"/>
        </w:rPr>
      </w:pPr>
      <w:bookmarkStart w:id="126" w:name="_Toc5779716"/>
      <w:bookmarkStart w:id="127" w:name="_Toc8739585"/>
      <w:bookmarkStart w:id="128" w:name="_Toc8973633"/>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21</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dự ứng lực của cầu</w:t>
      </w:r>
      <w:bookmarkEnd w:id="126"/>
      <w:bookmarkEnd w:id="127"/>
      <w:bookmarkEnd w:id="128"/>
    </w:p>
    <w:p w:rsidR="0026295B" w:rsidRDefault="0026295B" w:rsidP="00CD5B7E">
      <w:pPr>
        <w:pStyle w:val="Heading4"/>
      </w:pPr>
      <w:r>
        <w:lastRenderedPageBreak/>
        <w:tab/>
      </w:r>
      <w:r w:rsidR="00451044" w:rsidRPr="003E6AA7">
        <w:t>2.4.19.</w:t>
      </w:r>
      <w:r w:rsidRPr="003E6AA7">
        <w:t xml:space="preserve"> Bảng Thông tin đơn vị</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3E6AA7" w:rsidRPr="00F17FD4" w:rsidTr="004B015B">
        <w:trPr>
          <w:tblHeader/>
        </w:trPr>
        <w:tc>
          <w:tcPr>
            <w:tcW w:w="709" w:type="dxa"/>
            <w:shd w:val="clear" w:color="auto" w:fill="DEEAF6" w:themeFill="accent1" w:themeFillTint="33"/>
            <w:vAlign w:val="center"/>
          </w:tcPr>
          <w:p w:rsidR="003E6AA7" w:rsidRPr="00F17FD4" w:rsidRDefault="003E6AA7"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3E6AA7" w:rsidRPr="00F17FD4" w:rsidRDefault="003E6AA7"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3E6AA7" w:rsidRPr="00F17FD4" w:rsidRDefault="003E6AA7"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3E6AA7" w:rsidRPr="00F17FD4" w:rsidRDefault="003E6AA7"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3E6AA7" w:rsidRPr="00F17FD4" w:rsidRDefault="003E6AA7" w:rsidP="004B015B">
            <w:pPr>
              <w:pStyle w:val="Nidung"/>
              <w:spacing w:before="0" w:line="312" w:lineRule="auto"/>
              <w:ind w:firstLine="0"/>
              <w:jc w:val="center"/>
              <w:rPr>
                <w:b/>
                <w:szCs w:val="26"/>
              </w:rPr>
            </w:pPr>
            <w:r w:rsidRPr="00F17FD4">
              <w:rPr>
                <w:b/>
                <w:szCs w:val="26"/>
              </w:rPr>
              <w:t>Mô tả</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1</w:t>
            </w:r>
          </w:p>
        </w:tc>
        <w:tc>
          <w:tcPr>
            <w:tcW w:w="2410" w:type="dxa"/>
            <w:shd w:val="clear" w:color="auto" w:fill="auto"/>
            <w:vAlign w:val="center"/>
          </w:tcPr>
          <w:p w:rsidR="003E6AA7" w:rsidRPr="00754718" w:rsidRDefault="003E6AA7"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Id_</w:t>
            </w:r>
            <w:r w:rsidR="00754718" w:rsidRPr="00754718">
              <w:rPr>
                <w:rFonts w:ascii="Times New Roman" w:hAnsi="Times New Roman" w:cs="Times New Roman"/>
                <w:sz w:val="26"/>
                <w:szCs w:val="26"/>
              </w:rPr>
              <w:t>donvi</w:t>
            </w:r>
          </w:p>
        </w:tc>
        <w:tc>
          <w:tcPr>
            <w:tcW w:w="1701" w:type="dxa"/>
            <w:shd w:val="clear" w:color="auto" w:fill="auto"/>
            <w:vAlign w:val="center"/>
          </w:tcPr>
          <w:p w:rsidR="003E6AA7" w:rsidRPr="00754718" w:rsidRDefault="003E6AA7"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Int(11)</w:t>
            </w:r>
          </w:p>
        </w:tc>
        <w:tc>
          <w:tcPr>
            <w:tcW w:w="1560" w:type="dxa"/>
            <w:shd w:val="clear" w:color="auto" w:fill="auto"/>
            <w:vAlign w:val="center"/>
          </w:tcPr>
          <w:p w:rsidR="003E6AA7" w:rsidRPr="00754718" w:rsidRDefault="003E6AA7"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Khóa chính</w:t>
            </w:r>
          </w:p>
        </w:tc>
        <w:tc>
          <w:tcPr>
            <w:tcW w:w="2579" w:type="dxa"/>
            <w:shd w:val="clear" w:color="auto" w:fill="auto"/>
            <w:vAlign w:val="center"/>
          </w:tcPr>
          <w:p w:rsidR="003E6AA7" w:rsidRPr="00754718" w:rsidRDefault="003E6AA7"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Khóa chính của bảng</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2</w:t>
            </w:r>
          </w:p>
        </w:tc>
        <w:tc>
          <w:tcPr>
            <w:tcW w:w="2410" w:type="dxa"/>
            <w:shd w:val="clear" w:color="auto" w:fill="auto"/>
          </w:tcPr>
          <w:p w:rsidR="003E6AA7" w:rsidRPr="00754718" w:rsidRDefault="00754718" w:rsidP="00D61853">
            <w:pPr>
              <w:pStyle w:val="ColorfulList-Accent11"/>
              <w:spacing w:line="312" w:lineRule="auto"/>
              <w:ind w:left="0" w:firstLine="0"/>
              <w:rPr>
                <w:szCs w:val="26"/>
              </w:rPr>
            </w:pPr>
            <w:r w:rsidRPr="00754718">
              <w:rPr>
                <w:szCs w:val="26"/>
              </w:rPr>
              <w:t>Ten</w:t>
            </w:r>
          </w:p>
        </w:tc>
        <w:tc>
          <w:tcPr>
            <w:tcW w:w="1701" w:type="dxa"/>
            <w:shd w:val="clear" w:color="auto" w:fill="auto"/>
          </w:tcPr>
          <w:p w:rsidR="003E6AA7" w:rsidRPr="00754718" w:rsidRDefault="00754718" w:rsidP="00D61853">
            <w:pPr>
              <w:pStyle w:val="ColorfulList-Accent11"/>
              <w:spacing w:line="312" w:lineRule="auto"/>
              <w:ind w:left="0" w:firstLine="0"/>
              <w:rPr>
                <w:szCs w:val="26"/>
              </w:rPr>
            </w:pPr>
            <w:r w:rsidRPr="00754718">
              <w:rPr>
                <w:szCs w:val="26"/>
              </w:rPr>
              <w:t>Varchar(255)</w:t>
            </w:r>
          </w:p>
        </w:tc>
        <w:tc>
          <w:tcPr>
            <w:tcW w:w="1560" w:type="dxa"/>
            <w:shd w:val="clear" w:color="auto" w:fill="auto"/>
          </w:tcPr>
          <w:p w:rsidR="003E6AA7" w:rsidRPr="00754718" w:rsidRDefault="00754718" w:rsidP="00D61853">
            <w:pPr>
              <w:pStyle w:val="ColorfulList-Accent11"/>
              <w:spacing w:line="312" w:lineRule="auto"/>
              <w:ind w:left="0" w:firstLine="0"/>
              <w:rPr>
                <w:szCs w:val="26"/>
              </w:rPr>
            </w:pPr>
            <w:r w:rsidRPr="00754718">
              <w:rPr>
                <w:szCs w:val="26"/>
              </w:rPr>
              <w:t>Not null</w:t>
            </w:r>
          </w:p>
        </w:tc>
        <w:tc>
          <w:tcPr>
            <w:tcW w:w="2579" w:type="dxa"/>
            <w:shd w:val="clear" w:color="auto" w:fill="auto"/>
          </w:tcPr>
          <w:p w:rsidR="003E6AA7" w:rsidRPr="00754718" w:rsidRDefault="00754718" w:rsidP="00D61853">
            <w:pPr>
              <w:pStyle w:val="ColorfulList-Accent11"/>
              <w:spacing w:line="312" w:lineRule="auto"/>
              <w:ind w:left="0" w:firstLine="0"/>
              <w:rPr>
                <w:szCs w:val="26"/>
              </w:rPr>
            </w:pPr>
            <w:r w:rsidRPr="00754718">
              <w:rPr>
                <w:szCs w:val="26"/>
              </w:rPr>
              <w:t>Tên đơn vị</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3</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Tenviettat</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Not 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Tên viết tắt</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4</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Diachi</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Varchar(255)</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Not 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Địa chỉ</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5</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Email</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Varchar(255)</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Email</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6</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Dienthoai</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Varchar(2</w:t>
            </w:r>
            <w:r>
              <w:rPr>
                <w:rFonts w:ascii="Times New Roman" w:hAnsi="Times New Roman" w:cs="Times New Roman"/>
                <w:sz w:val="26"/>
                <w:szCs w:val="26"/>
              </w:rPr>
              <w:t>0</w:t>
            </w:r>
            <w:r w:rsidRPr="00754718">
              <w:rPr>
                <w:rFonts w:ascii="Times New Roman" w:hAnsi="Times New Roman" w:cs="Times New Roman"/>
                <w:sz w:val="26"/>
                <w:szCs w:val="26"/>
              </w:rPr>
              <w:t>)</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Điện thoại</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7</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Website</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Varchar(</w:t>
            </w:r>
            <w:r>
              <w:rPr>
                <w:rFonts w:ascii="Times New Roman" w:hAnsi="Times New Roman" w:cs="Times New Roman"/>
                <w:sz w:val="26"/>
                <w:szCs w:val="26"/>
              </w:rPr>
              <w:t>50</w:t>
            </w:r>
            <w:r w:rsidRPr="00754718">
              <w:rPr>
                <w:rFonts w:ascii="Times New Roman" w:hAnsi="Times New Roman" w:cs="Times New Roman"/>
                <w:sz w:val="26"/>
                <w:szCs w:val="26"/>
              </w:rPr>
              <w:t>)</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Website</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8</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Hinhanh</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Varchar(255)</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Logo</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9</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Mota</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Text</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Mô tả</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10</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Ngaytao</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Int(15)</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Not 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tạo</w:t>
            </w:r>
          </w:p>
        </w:tc>
      </w:tr>
      <w:tr w:rsidR="003E6AA7" w:rsidRPr="00F17FD4" w:rsidTr="004B015B">
        <w:tc>
          <w:tcPr>
            <w:tcW w:w="709" w:type="dxa"/>
            <w:shd w:val="clear" w:color="auto" w:fill="auto"/>
            <w:vAlign w:val="center"/>
          </w:tcPr>
          <w:p w:rsidR="003E6AA7" w:rsidRPr="00754718" w:rsidRDefault="003E6AA7" w:rsidP="00D61853">
            <w:pPr>
              <w:pStyle w:val="Nidung"/>
              <w:spacing w:before="0" w:line="312" w:lineRule="auto"/>
              <w:ind w:firstLine="0"/>
              <w:jc w:val="center"/>
              <w:rPr>
                <w:szCs w:val="26"/>
              </w:rPr>
            </w:pPr>
            <w:r w:rsidRPr="00754718">
              <w:rPr>
                <w:szCs w:val="26"/>
              </w:rPr>
              <w:t>11</w:t>
            </w:r>
          </w:p>
        </w:tc>
        <w:tc>
          <w:tcPr>
            <w:tcW w:w="2410"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Loaidonvi</w:t>
            </w:r>
          </w:p>
        </w:tc>
        <w:tc>
          <w:tcPr>
            <w:tcW w:w="1701" w:type="dxa"/>
            <w:shd w:val="clear" w:color="auto" w:fill="auto"/>
            <w:vAlign w:val="center"/>
          </w:tcPr>
          <w:p w:rsidR="003E6AA7" w:rsidRPr="00754718" w:rsidRDefault="00762B78"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Tinyint(1)</w:t>
            </w:r>
          </w:p>
        </w:tc>
        <w:tc>
          <w:tcPr>
            <w:tcW w:w="1560" w:type="dxa"/>
            <w:shd w:val="clear" w:color="auto" w:fill="auto"/>
            <w:vAlign w:val="center"/>
          </w:tcPr>
          <w:p w:rsidR="003E6AA7" w:rsidRPr="00754718" w:rsidRDefault="00754718" w:rsidP="00D61853">
            <w:pPr>
              <w:spacing w:after="0" w:line="312" w:lineRule="auto"/>
              <w:contextualSpacing/>
              <w:jc w:val="both"/>
              <w:rPr>
                <w:rFonts w:ascii="Times New Roman" w:hAnsi="Times New Roman" w:cs="Times New Roman"/>
                <w:sz w:val="26"/>
                <w:szCs w:val="26"/>
              </w:rPr>
            </w:pPr>
            <w:r w:rsidRPr="00754718">
              <w:rPr>
                <w:rFonts w:ascii="Times New Roman" w:hAnsi="Times New Roman" w:cs="Times New Roman"/>
                <w:sz w:val="26"/>
                <w:szCs w:val="26"/>
              </w:rPr>
              <w:t>Not null</w:t>
            </w:r>
          </w:p>
        </w:tc>
        <w:tc>
          <w:tcPr>
            <w:tcW w:w="2579" w:type="dxa"/>
            <w:shd w:val="clear" w:color="auto" w:fill="auto"/>
            <w:vAlign w:val="center"/>
          </w:tcPr>
          <w:p w:rsidR="003E6AA7" w:rsidRPr="00754718" w:rsidRDefault="00762B78"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đơn vị</w:t>
            </w:r>
          </w:p>
        </w:tc>
      </w:tr>
    </w:tbl>
    <w:p w:rsidR="003E6AA7" w:rsidRPr="008276B0" w:rsidRDefault="003E6AA7" w:rsidP="008276B0">
      <w:pPr>
        <w:pStyle w:val="Caption"/>
        <w:spacing w:before="120" w:after="120" w:line="312" w:lineRule="auto"/>
        <w:jc w:val="center"/>
        <w:rPr>
          <w:rFonts w:ascii="Times New Roman" w:hAnsi="Times New Roman" w:cs="Times New Roman"/>
          <w:color w:val="auto"/>
          <w:sz w:val="26"/>
          <w:szCs w:val="26"/>
        </w:rPr>
      </w:pPr>
      <w:bookmarkStart w:id="129" w:name="_Toc5779717"/>
      <w:bookmarkStart w:id="130" w:name="_Toc8739586"/>
      <w:bookmarkStart w:id="131" w:name="_Toc8973634"/>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22</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đơn vị</w:t>
      </w:r>
      <w:bookmarkEnd w:id="129"/>
      <w:bookmarkEnd w:id="130"/>
      <w:bookmarkEnd w:id="131"/>
    </w:p>
    <w:p w:rsidR="0026295B" w:rsidRDefault="0026295B" w:rsidP="00CD5B7E">
      <w:pPr>
        <w:pStyle w:val="Heading4"/>
      </w:pPr>
      <w:r>
        <w:tab/>
      </w:r>
      <w:r w:rsidR="00451044" w:rsidRPr="007902A9">
        <w:t>2.4.20.</w:t>
      </w:r>
      <w:r w:rsidRPr="007902A9">
        <w:t xml:space="preserve"> Bảng Hình ảnh cầu</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7902A9" w:rsidRPr="00F17FD4" w:rsidTr="004B015B">
        <w:trPr>
          <w:tblHeader/>
        </w:trPr>
        <w:tc>
          <w:tcPr>
            <w:tcW w:w="709" w:type="dxa"/>
            <w:shd w:val="clear" w:color="auto" w:fill="DEEAF6" w:themeFill="accent1" w:themeFillTint="33"/>
            <w:vAlign w:val="center"/>
          </w:tcPr>
          <w:p w:rsidR="007902A9" w:rsidRPr="00F17FD4" w:rsidRDefault="007902A9"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7902A9" w:rsidRPr="00F17FD4" w:rsidRDefault="007902A9"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7902A9" w:rsidRPr="00F17FD4" w:rsidRDefault="007902A9"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7902A9" w:rsidRPr="00F17FD4" w:rsidRDefault="007902A9"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7902A9" w:rsidRPr="00F17FD4" w:rsidRDefault="007902A9" w:rsidP="004B015B">
            <w:pPr>
              <w:pStyle w:val="Nidung"/>
              <w:spacing w:before="0" w:line="312" w:lineRule="auto"/>
              <w:ind w:firstLine="0"/>
              <w:jc w:val="center"/>
              <w:rPr>
                <w:b/>
                <w:szCs w:val="26"/>
              </w:rPr>
            </w:pPr>
            <w:r w:rsidRPr="00F17FD4">
              <w:rPr>
                <w:b/>
                <w:szCs w:val="26"/>
              </w:rPr>
              <w:t>Mô tả</w:t>
            </w:r>
          </w:p>
        </w:tc>
      </w:tr>
      <w:tr w:rsidR="007902A9" w:rsidRPr="00F17FD4" w:rsidTr="004B015B">
        <w:tc>
          <w:tcPr>
            <w:tcW w:w="709" w:type="dxa"/>
            <w:shd w:val="clear" w:color="auto" w:fill="auto"/>
            <w:vAlign w:val="center"/>
          </w:tcPr>
          <w:p w:rsidR="007902A9" w:rsidRPr="00F17FD4" w:rsidRDefault="007902A9" w:rsidP="00D61853">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_hinhanh</w:t>
            </w:r>
          </w:p>
        </w:tc>
        <w:tc>
          <w:tcPr>
            <w:tcW w:w="1701"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w:t>
            </w:r>
            <w:r w:rsidRPr="00F17FD4">
              <w:rPr>
                <w:rFonts w:ascii="Times New Roman" w:hAnsi="Times New Roman" w:cs="Times New Roman"/>
                <w:sz w:val="26"/>
                <w:szCs w:val="26"/>
              </w:rPr>
              <w:t>(</w:t>
            </w:r>
            <w:r>
              <w:rPr>
                <w:rFonts w:ascii="Times New Roman" w:hAnsi="Times New Roman" w:cs="Times New Roman"/>
                <w:sz w:val="26"/>
                <w:szCs w:val="26"/>
              </w:rPr>
              <w:t>11</w:t>
            </w:r>
            <w:r w:rsidRPr="00F17FD4">
              <w:rPr>
                <w:rFonts w:ascii="Times New Roman" w:hAnsi="Times New Roman" w:cs="Times New Roman"/>
                <w:sz w:val="26"/>
                <w:szCs w:val="26"/>
              </w:rPr>
              <w:t>)</w:t>
            </w:r>
          </w:p>
        </w:tc>
        <w:tc>
          <w:tcPr>
            <w:tcW w:w="1560"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79"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7902A9" w:rsidRPr="00F17FD4" w:rsidTr="004B015B">
        <w:tc>
          <w:tcPr>
            <w:tcW w:w="709" w:type="dxa"/>
            <w:shd w:val="clear" w:color="auto" w:fill="auto"/>
            <w:vAlign w:val="center"/>
          </w:tcPr>
          <w:p w:rsidR="007902A9" w:rsidRPr="00F17FD4" w:rsidRDefault="007902A9" w:rsidP="00D61853">
            <w:pPr>
              <w:pStyle w:val="Nidung"/>
              <w:spacing w:before="0" w:line="312" w:lineRule="auto"/>
              <w:ind w:firstLine="0"/>
              <w:jc w:val="center"/>
              <w:rPr>
                <w:szCs w:val="26"/>
              </w:rPr>
            </w:pPr>
            <w:r w:rsidRPr="00F17FD4">
              <w:rPr>
                <w:szCs w:val="26"/>
              </w:rPr>
              <w:t>2</w:t>
            </w:r>
          </w:p>
        </w:tc>
        <w:tc>
          <w:tcPr>
            <w:tcW w:w="2410" w:type="dxa"/>
            <w:shd w:val="clear" w:color="auto" w:fill="auto"/>
          </w:tcPr>
          <w:p w:rsidR="007902A9" w:rsidRPr="00F17FD4" w:rsidRDefault="007902A9" w:rsidP="00D61853">
            <w:pPr>
              <w:pStyle w:val="ColorfulList-Accent11"/>
              <w:spacing w:line="312" w:lineRule="auto"/>
              <w:ind w:left="0" w:firstLine="0"/>
              <w:rPr>
                <w:szCs w:val="26"/>
              </w:rPr>
            </w:pPr>
            <w:r>
              <w:rPr>
                <w:szCs w:val="26"/>
              </w:rPr>
              <w:t>Id_cau</w:t>
            </w:r>
          </w:p>
        </w:tc>
        <w:tc>
          <w:tcPr>
            <w:tcW w:w="1701" w:type="dxa"/>
            <w:shd w:val="clear" w:color="auto" w:fill="auto"/>
          </w:tcPr>
          <w:p w:rsidR="007902A9" w:rsidRPr="00F17FD4" w:rsidRDefault="007902A9" w:rsidP="00D61853">
            <w:pPr>
              <w:pStyle w:val="ColorfulList-Accent11"/>
              <w:spacing w:line="312" w:lineRule="auto"/>
              <w:ind w:left="0" w:firstLine="0"/>
              <w:rPr>
                <w:szCs w:val="26"/>
              </w:rPr>
            </w:pPr>
            <w:r>
              <w:rPr>
                <w:szCs w:val="26"/>
              </w:rPr>
              <w:t>Int(11)</w:t>
            </w:r>
          </w:p>
        </w:tc>
        <w:tc>
          <w:tcPr>
            <w:tcW w:w="1560" w:type="dxa"/>
            <w:shd w:val="clear" w:color="auto" w:fill="auto"/>
          </w:tcPr>
          <w:p w:rsidR="007902A9" w:rsidRPr="00F17FD4" w:rsidRDefault="007902A9" w:rsidP="00D61853">
            <w:pPr>
              <w:pStyle w:val="ColorfulList-Accent11"/>
              <w:spacing w:line="312" w:lineRule="auto"/>
              <w:ind w:left="0" w:firstLine="0"/>
              <w:rPr>
                <w:szCs w:val="26"/>
              </w:rPr>
            </w:pPr>
            <w:r w:rsidRPr="00F17FD4">
              <w:rPr>
                <w:szCs w:val="26"/>
              </w:rPr>
              <w:t>Not null</w:t>
            </w:r>
          </w:p>
        </w:tc>
        <w:tc>
          <w:tcPr>
            <w:tcW w:w="2579" w:type="dxa"/>
            <w:shd w:val="clear" w:color="auto" w:fill="auto"/>
          </w:tcPr>
          <w:p w:rsidR="007902A9" w:rsidRPr="00F17FD4" w:rsidRDefault="007902A9" w:rsidP="00D61853">
            <w:pPr>
              <w:pStyle w:val="ColorfulList-Accent11"/>
              <w:spacing w:line="312" w:lineRule="auto"/>
              <w:ind w:left="0" w:firstLine="0"/>
              <w:rPr>
                <w:szCs w:val="26"/>
              </w:rPr>
            </w:pPr>
            <w:r>
              <w:rPr>
                <w:szCs w:val="26"/>
              </w:rPr>
              <w:t>Mã cầu</w:t>
            </w:r>
          </w:p>
        </w:tc>
      </w:tr>
      <w:tr w:rsidR="007902A9" w:rsidRPr="00F17FD4" w:rsidTr="004B015B">
        <w:tc>
          <w:tcPr>
            <w:tcW w:w="709" w:type="dxa"/>
            <w:shd w:val="clear" w:color="auto" w:fill="auto"/>
            <w:vAlign w:val="center"/>
          </w:tcPr>
          <w:p w:rsidR="007902A9" w:rsidRPr="00F17FD4" w:rsidRDefault="007902A9" w:rsidP="00D61853">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File</w:t>
            </w:r>
          </w:p>
        </w:tc>
        <w:tc>
          <w:tcPr>
            <w:tcW w:w="1701"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7902A9" w:rsidRPr="00F17FD4"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7902A9" w:rsidRPr="00F17FD4" w:rsidRDefault="007902A9"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File</w:t>
            </w:r>
          </w:p>
        </w:tc>
      </w:tr>
      <w:tr w:rsidR="007902A9" w:rsidRPr="00F17FD4" w:rsidTr="004B015B">
        <w:tc>
          <w:tcPr>
            <w:tcW w:w="709" w:type="dxa"/>
            <w:shd w:val="clear" w:color="auto" w:fill="auto"/>
            <w:vAlign w:val="center"/>
          </w:tcPr>
          <w:p w:rsidR="007902A9" w:rsidRPr="00F17FD4" w:rsidRDefault="007902A9" w:rsidP="00D61853">
            <w:pPr>
              <w:pStyle w:val="Nidung"/>
              <w:spacing w:before="0" w:line="312" w:lineRule="auto"/>
              <w:ind w:firstLine="0"/>
              <w:jc w:val="center"/>
              <w:rPr>
                <w:szCs w:val="26"/>
              </w:rPr>
            </w:pPr>
            <w:r>
              <w:rPr>
                <w:szCs w:val="26"/>
              </w:rPr>
              <w:t>4</w:t>
            </w:r>
          </w:p>
        </w:tc>
        <w:tc>
          <w:tcPr>
            <w:tcW w:w="2410"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Noidung</w:t>
            </w:r>
          </w:p>
        </w:tc>
        <w:tc>
          <w:tcPr>
            <w:tcW w:w="1701"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7902A9" w:rsidRDefault="007902A9"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Nội dung</w:t>
            </w:r>
          </w:p>
        </w:tc>
      </w:tr>
      <w:tr w:rsidR="007902A9" w:rsidRPr="00F17FD4" w:rsidTr="004B015B">
        <w:tc>
          <w:tcPr>
            <w:tcW w:w="709" w:type="dxa"/>
            <w:shd w:val="clear" w:color="auto" w:fill="auto"/>
            <w:vAlign w:val="center"/>
          </w:tcPr>
          <w:p w:rsidR="007902A9" w:rsidRDefault="007902A9" w:rsidP="00D61853">
            <w:pPr>
              <w:pStyle w:val="Nidung"/>
              <w:spacing w:before="0" w:line="312" w:lineRule="auto"/>
              <w:ind w:firstLine="0"/>
              <w:jc w:val="center"/>
              <w:rPr>
                <w:szCs w:val="26"/>
              </w:rPr>
            </w:pPr>
            <w:r>
              <w:rPr>
                <w:szCs w:val="26"/>
              </w:rPr>
              <w:t>5</w:t>
            </w:r>
          </w:p>
        </w:tc>
        <w:tc>
          <w:tcPr>
            <w:tcW w:w="2410"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w:t>
            </w:r>
          </w:p>
        </w:tc>
        <w:tc>
          <w:tcPr>
            <w:tcW w:w="1701"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Varchar(10)</w:t>
            </w:r>
          </w:p>
        </w:tc>
        <w:tc>
          <w:tcPr>
            <w:tcW w:w="1560" w:type="dxa"/>
            <w:shd w:val="clear" w:color="auto" w:fill="auto"/>
            <w:vAlign w:val="center"/>
          </w:tcPr>
          <w:p w:rsidR="007902A9" w:rsidRDefault="007902A9"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79" w:type="dxa"/>
            <w:shd w:val="clear" w:color="auto" w:fill="auto"/>
            <w:vAlign w:val="center"/>
          </w:tcPr>
          <w:p w:rsidR="007902A9" w:rsidRDefault="007902A9"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 ảnh</w:t>
            </w:r>
          </w:p>
        </w:tc>
      </w:tr>
    </w:tbl>
    <w:p w:rsidR="007902A9" w:rsidRPr="008276B0" w:rsidRDefault="007902A9" w:rsidP="008276B0">
      <w:pPr>
        <w:pStyle w:val="Caption"/>
        <w:spacing w:before="120" w:after="120" w:line="312" w:lineRule="auto"/>
        <w:jc w:val="center"/>
        <w:rPr>
          <w:rFonts w:ascii="Times New Roman" w:hAnsi="Times New Roman" w:cs="Times New Roman"/>
          <w:color w:val="auto"/>
          <w:sz w:val="26"/>
          <w:szCs w:val="26"/>
        </w:rPr>
      </w:pPr>
      <w:bookmarkStart w:id="132" w:name="_Toc5779718"/>
      <w:bookmarkStart w:id="133" w:name="_Toc8739587"/>
      <w:bookmarkStart w:id="134" w:name="_Toc8973635"/>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23</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hình ảnh cầu</w:t>
      </w:r>
      <w:bookmarkEnd w:id="132"/>
      <w:bookmarkEnd w:id="133"/>
      <w:bookmarkEnd w:id="134"/>
    </w:p>
    <w:p w:rsidR="0026295B" w:rsidRDefault="0026295B" w:rsidP="00CD5B7E">
      <w:pPr>
        <w:pStyle w:val="Heading4"/>
      </w:pPr>
      <w:r>
        <w:tab/>
      </w:r>
      <w:r w:rsidR="00451044" w:rsidRPr="00F61117">
        <w:t>2.4.21.</w:t>
      </w:r>
      <w:r w:rsidRPr="00F61117">
        <w:t xml:space="preserve"> Bảng Thông tin Tuyến đường</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10"/>
        <w:gridCol w:w="1701"/>
        <w:gridCol w:w="1560"/>
        <w:gridCol w:w="2579"/>
      </w:tblGrid>
      <w:tr w:rsidR="00363A66" w:rsidRPr="00F17FD4" w:rsidTr="004B015B">
        <w:trPr>
          <w:tblHeader/>
        </w:trPr>
        <w:tc>
          <w:tcPr>
            <w:tcW w:w="709" w:type="dxa"/>
            <w:shd w:val="clear" w:color="auto" w:fill="DEEAF6" w:themeFill="accent1" w:themeFillTint="33"/>
            <w:vAlign w:val="center"/>
          </w:tcPr>
          <w:p w:rsidR="00363A66" w:rsidRPr="00F17FD4" w:rsidRDefault="00363A66" w:rsidP="004B015B">
            <w:pPr>
              <w:pStyle w:val="Nidung"/>
              <w:spacing w:before="0" w:line="312" w:lineRule="auto"/>
              <w:ind w:firstLine="0"/>
              <w:jc w:val="center"/>
              <w:rPr>
                <w:b/>
                <w:szCs w:val="26"/>
              </w:rPr>
            </w:pPr>
            <w:r w:rsidRPr="00F17FD4">
              <w:rPr>
                <w:b/>
                <w:szCs w:val="26"/>
              </w:rPr>
              <w:t>STT</w:t>
            </w:r>
          </w:p>
        </w:tc>
        <w:tc>
          <w:tcPr>
            <w:tcW w:w="2410" w:type="dxa"/>
            <w:shd w:val="clear" w:color="auto" w:fill="DEEAF6" w:themeFill="accent1" w:themeFillTint="33"/>
            <w:vAlign w:val="center"/>
          </w:tcPr>
          <w:p w:rsidR="00363A66" w:rsidRPr="00F17FD4" w:rsidRDefault="00363A66" w:rsidP="004B015B">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363A66" w:rsidRPr="00F17FD4" w:rsidRDefault="00363A66" w:rsidP="004B015B">
            <w:pPr>
              <w:pStyle w:val="Nidung"/>
              <w:spacing w:before="0" w:line="312" w:lineRule="auto"/>
              <w:ind w:firstLine="0"/>
              <w:jc w:val="center"/>
              <w:rPr>
                <w:b/>
                <w:szCs w:val="26"/>
              </w:rPr>
            </w:pPr>
            <w:r w:rsidRPr="00F17FD4">
              <w:rPr>
                <w:b/>
                <w:szCs w:val="26"/>
              </w:rPr>
              <w:t>Kiểu dữ liệu</w:t>
            </w:r>
          </w:p>
        </w:tc>
        <w:tc>
          <w:tcPr>
            <w:tcW w:w="1560" w:type="dxa"/>
            <w:shd w:val="clear" w:color="auto" w:fill="DEEAF6" w:themeFill="accent1" w:themeFillTint="33"/>
            <w:vAlign w:val="center"/>
          </w:tcPr>
          <w:p w:rsidR="00363A66" w:rsidRPr="00F17FD4" w:rsidRDefault="00363A66" w:rsidP="004B015B">
            <w:pPr>
              <w:pStyle w:val="Nidung"/>
              <w:spacing w:before="0" w:line="312" w:lineRule="auto"/>
              <w:ind w:firstLine="0"/>
              <w:jc w:val="center"/>
              <w:rPr>
                <w:b/>
                <w:szCs w:val="26"/>
              </w:rPr>
            </w:pPr>
            <w:r w:rsidRPr="00F17FD4">
              <w:rPr>
                <w:b/>
                <w:szCs w:val="26"/>
              </w:rPr>
              <w:t>Ràng buộc</w:t>
            </w:r>
          </w:p>
        </w:tc>
        <w:tc>
          <w:tcPr>
            <w:tcW w:w="2579" w:type="dxa"/>
            <w:shd w:val="clear" w:color="auto" w:fill="DEEAF6" w:themeFill="accent1" w:themeFillTint="33"/>
            <w:vAlign w:val="center"/>
          </w:tcPr>
          <w:p w:rsidR="00363A66" w:rsidRPr="00F17FD4" w:rsidRDefault="00363A66" w:rsidP="004B015B">
            <w:pPr>
              <w:pStyle w:val="Nidung"/>
              <w:spacing w:before="0" w:line="312" w:lineRule="auto"/>
              <w:ind w:firstLine="0"/>
              <w:jc w:val="center"/>
              <w:rPr>
                <w:b/>
                <w:szCs w:val="26"/>
              </w:rPr>
            </w:pPr>
            <w:r w:rsidRPr="00F17FD4">
              <w:rPr>
                <w:b/>
                <w:szCs w:val="26"/>
              </w:rPr>
              <w:t>Mô tả</w:t>
            </w:r>
          </w:p>
        </w:tc>
      </w:tr>
      <w:tr w:rsidR="00363A66" w:rsidRPr="00F17FD4" w:rsidTr="004B015B">
        <w:tc>
          <w:tcPr>
            <w:tcW w:w="709" w:type="dxa"/>
            <w:shd w:val="clear" w:color="auto" w:fill="auto"/>
            <w:vAlign w:val="center"/>
          </w:tcPr>
          <w:p w:rsidR="00363A66" w:rsidRPr="00F17FD4" w:rsidRDefault="00363A66" w:rsidP="00D61853">
            <w:pPr>
              <w:pStyle w:val="Nidung"/>
              <w:spacing w:before="0" w:line="312" w:lineRule="auto"/>
              <w:ind w:firstLine="0"/>
              <w:jc w:val="center"/>
              <w:rPr>
                <w:szCs w:val="26"/>
              </w:rPr>
            </w:pPr>
            <w:r w:rsidRPr="00F17FD4">
              <w:rPr>
                <w:szCs w:val="26"/>
              </w:rPr>
              <w:t>1</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Id_tuyenduong</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Int(5)</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Khóa chính</w:t>
            </w:r>
          </w:p>
        </w:tc>
        <w:tc>
          <w:tcPr>
            <w:tcW w:w="2579"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Khóa chính của bảng</w:t>
            </w:r>
          </w:p>
        </w:tc>
      </w:tr>
      <w:tr w:rsidR="00363A66" w:rsidRPr="00F17FD4" w:rsidTr="004B015B">
        <w:tc>
          <w:tcPr>
            <w:tcW w:w="709" w:type="dxa"/>
            <w:shd w:val="clear" w:color="auto" w:fill="auto"/>
            <w:vAlign w:val="center"/>
          </w:tcPr>
          <w:p w:rsidR="00363A66" w:rsidRPr="00F17FD4" w:rsidRDefault="00363A66" w:rsidP="00D61853">
            <w:pPr>
              <w:pStyle w:val="Nidung"/>
              <w:spacing w:before="0" w:line="312" w:lineRule="auto"/>
              <w:ind w:firstLine="0"/>
              <w:jc w:val="center"/>
              <w:rPr>
                <w:szCs w:val="26"/>
              </w:rPr>
            </w:pPr>
            <w:r w:rsidRPr="00F17FD4">
              <w:rPr>
                <w:szCs w:val="26"/>
              </w:rPr>
              <w:t>2</w:t>
            </w:r>
          </w:p>
        </w:tc>
        <w:tc>
          <w:tcPr>
            <w:tcW w:w="2410" w:type="dxa"/>
            <w:shd w:val="clear" w:color="auto" w:fill="auto"/>
          </w:tcPr>
          <w:p w:rsidR="00363A66" w:rsidRPr="00363A66" w:rsidRDefault="00363A66" w:rsidP="00D61853">
            <w:pPr>
              <w:pStyle w:val="ColorfulList-Accent11"/>
              <w:spacing w:line="312" w:lineRule="auto"/>
              <w:ind w:left="0" w:firstLine="0"/>
              <w:rPr>
                <w:szCs w:val="26"/>
              </w:rPr>
            </w:pPr>
            <w:r w:rsidRPr="00363A66">
              <w:rPr>
                <w:szCs w:val="26"/>
              </w:rPr>
              <w:t>Mahieu</w:t>
            </w:r>
          </w:p>
        </w:tc>
        <w:tc>
          <w:tcPr>
            <w:tcW w:w="1701" w:type="dxa"/>
            <w:shd w:val="clear" w:color="auto" w:fill="auto"/>
          </w:tcPr>
          <w:p w:rsidR="00363A66" w:rsidRPr="00363A66" w:rsidRDefault="00363A66" w:rsidP="00D61853">
            <w:pPr>
              <w:pStyle w:val="ColorfulList-Accent11"/>
              <w:spacing w:line="312" w:lineRule="auto"/>
              <w:ind w:left="0" w:firstLine="0"/>
              <w:rPr>
                <w:szCs w:val="26"/>
              </w:rPr>
            </w:pPr>
            <w:r w:rsidRPr="00363A66">
              <w:rPr>
                <w:szCs w:val="26"/>
              </w:rPr>
              <w:t>Varchar(20)</w:t>
            </w:r>
          </w:p>
        </w:tc>
        <w:tc>
          <w:tcPr>
            <w:tcW w:w="1560" w:type="dxa"/>
            <w:shd w:val="clear" w:color="auto" w:fill="auto"/>
          </w:tcPr>
          <w:p w:rsidR="00363A66" w:rsidRPr="00363A66" w:rsidRDefault="00363A66" w:rsidP="00D61853">
            <w:pPr>
              <w:pStyle w:val="ColorfulList-Accent11"/>
              <w:spacing w:line="312" w:lineRule="auto"/>
              <w:ind w:left="0" w:firstLine="0"/>
              <w:rPr>
                <w:szCs w:val="26"/>
              </w:rPr>
            </w:pPr>
            <w:r w:rsidRPr="00363A66">
              <w:rPr>
                <w:szCs w:val="26"/>
              </w:rPr>
              <w:t>Not null</w:t>
            </w:r>
          </w:p>
        </w:tc>
        <w:tc>
          <w:tcPr>
            <w:tcW w:w="2579" w:type="dxa"/>
            <w:shd w:val="clear" w:color="auto" w:fill="auto"/>
          </w:tcPr>
          <w:p w:rsidR="00363A66" w:rsidRPr="00363A66" w:rsidRDefault="00363A66" w:rsidP="00D61853">
            <w:pPr>
              <w:pStyle w:val="ColorfulList-Accent11"/>
              <w:spacing w:line="312" w:lineRule="auto"/>
              <w:ind w:left="0" w:firstLine="0"/>
              <w:rPr>
                <w:szCs w:val="26"/>
              </w:rPr>
            </w:pPr>
            <w:r w:rsidRPr="00363A66">
              <w:rPr>
                <w:szCs w:val="26"/>
              </w:rPr>
              <w:t>Mã hiệu</w:t>
            </w:r>
          </w:p>
        </w:tc>
      </w:tr>
      <w:tr w:rsidR="00363A66" w:rsidRPr="00F17FD4" w:rsidTr="004B015B">
        <w:tc>
          <w:tcPr>
            <w:tcW w:w="709" w:type="dxa"/>
            <w:shd w:val="clear" w:color="auto" w:fill="auto"/>
            <w:vAlign w:val="center"/>
          </w:tcPr>
          <w:p w:rsidR="00363A66" w:rsidRPr="00F17FD4" w:rsidRDefault="00363A66" w:rsidP="00D61853">
            <w:pPr>
              <w:pStyle w:val="Nidung"/>
              <w:spacing w:before="0" w:line="312" w:lineRule="auto"/>
              <w:ind w:firstLine="0"/>
              <w:jc w:val="center"/>
              <w:rPr>
                <w:szCs w:val="26"/>
              </w:rPr>
            </w:pPr>
            <w:r w:rsidRPr="00F17FD4">
              <w:rPr>
                <w:szCs w:val="26"/>
              </w:rPr>
              <w:t>3</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Tenduong</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Tên đường</w:t>
            </w:r>
          </w:p>
        </w:tc>
      </w:tr>
      <w:tr w:rsidR="00363A66" w:rsidRPr="00F17FD4" w:rsidTr="004B015B">
        <w:tc>
          <w:tcPr>
            <w:tcW w:w="709" w:type="dxa"/>
            <w:shd w:val="clear" w:color="auto" w:fill="auto"/>
            <w:vAlign w:val="center"/>
          </w:tcPr>
          <w:p w:rsidR="00363A66" w:rsidRPr="00F17FD4" w:rsidRDefault="00363A66" w:rsidP="00D61853">
            <w:pPr>
              <w:pStyle w:val="Nidung"/>
              <w:spacing w:before="0" w:line="312" w:lineRule="auto"/>
              <w:ind w:firstLine="0"/>
              <w:jc w:val="center"/>
              <w:rPr>
                <w:szCs w:val="26"/>
              </w:rPr>
            </w:pPr>
            <w:r>
              <w:rPr>
                <w:szCs w:val="26"/>
              </w:rPr>
              <w:t>4</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Capduong</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Varchar(255)</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Cấp đường</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5</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Id_donviquanly</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Int(11)</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Mã đơn vị quản lý</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6</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Tukmchinh</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Km chính</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7</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Tukmle</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Km lẻ</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8</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Denkmchinh</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Km chính</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9</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Denkmle</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Int(4)</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Km lẻ</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10</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Vidodau</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Vĩ độ đầu</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lastRenderedPageBreak/>
              <w:t>11</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Kinhdodau</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Kinh độ đầu</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12</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Vidocuoi</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Vĩ độ cuối</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13</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Kinhdocuoi</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Varchar(20)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Kinh độ cuối</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14</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Chieudaithucte</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Chiều dài thực tế</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15</w:t>
            </w:r>
          </w:p>
        </w:tc>
        <w:tc>
          <w:tcPr>
            <w:tcW w:w="2410" w:type="dxa"/>
            <w:shd w:val="clear" w:color="auto" w:fill="auto"/>
            <w:vAlign w:val="center"/>
          </w:tcPr>
          <w:p w:rsid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Namhoanthanh</w:t>
            </w:r>
          </w:p>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xaydung</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Year(4)</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Năm hoàn thành xây dựng</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16</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Solanxecogioi</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Int(2)</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Số làn xe cơ giới</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17</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Tocdothietke</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Float</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Tốc độ thiết kế</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18</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Nguoitao</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Người tạo</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19</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Ngaytao</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tạo</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20</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Nguoisua</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Varchar(50)</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Người sửa</w:t>
            </w:r>
          </w:p>
        </w:tc>
      </w:tr>
      <w:tr w:rsidR="00363A66" w:rsidRPr="00F17FD4" w:rsidTr="004B015B">
        <w:tc>
          <w:tcPr>
            <w:tcW w:w="709" w:type="dxa"/>
            <w:shd w:val="clear" w:color="auto" w:fill="auto"/>
            <w:vAlign w:val="center"/>
          </w:tcPr>
          <w:p w:rsidR="00363A66" w:rsidRDefault="00363A66" w:rsidP="00D61853">
            <w:pPr>
              <w:pStyle w:val="Nidung"/>
              <w:spacing w:before="0" w:line="312" w:lineRule="auto"/>
              <w:ind w:firstLine="0"/>
              <w:jc w:val="center"/>
              <w:rPr>
                <w:szCs w:val="26"/>
              </w:rPr>
            </w:pPr>
            <w:r>
              <w:rPr>
                <w:szCs w:val="26"/>
              </w:rPr>
              <w:t>21</w:t>
            </w:r>
          </w:p>
        </w:tc>
        <w:tc>
          <w:tcPr>
            <w:tcW w:w="241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Ngaysua</w:t>
            </w:r>
          </w:p>
        </w:tc>
        <w:tc>
          <w:tcPr>
            <w:tcW w:w="1701"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Datetime</w:t>
            </w:r>
          </w:p>
        </w:tc>
        <w:tc>
          <w:tcPr>
            <w:tcW w:w="1560" w:type="dxa"/>
            <w:shd w:val="clear" w:color="auto" w:fill="auto"/>
            <w:vAlign w:val="center"/>
          </w:tcPr>
          <w:p w:rsidR="00363A66" w:rsidRPr="00363A66" w:rsidRDefault="00363A66" w:rsidP="00D61853">
            <w:pPr>
              <w:spacing w:after="0" w:line="312" w:lineRule="auto"/>
              <w:contextualSpacing/>
              <w:jc w:val="both"/>
              <w:rPr>
                <w:rFonts w:ascii="Times New Roman" w:hAnsi="Times New Roman" w:cs="Times New Roman"/>
                <w:sz w:val="26"/>
                <w:szCs w:val="26"/>
              </w:rPr>
            </w:pPr>
            <w:r w:rsidRPr="00363A66">
              <w:rPr>
                <w:rFonts w:ascii="Times New Roman" w:hAnsi="Times New Roman" w:cs="Times New Roman"/>
                <w:sz w:val="26"/>
                <w:szCs w:val="26"/>
              </w:rPr>
              <w:t>Not null</w:t>
            </w:r>
          </w:p>
        </w:tc>
        <w:tc>
          <w:tcPr>
            <w:tcW w:w="2579" w:type="dxa"/>
            <w:shd w:val="clear" w:color="auto" w:fill="auto"/>
            <w:vAlign w:val="center"/>
          </w:tcPr>
          <w:p w:rsidR="00363A66" w:rsidRPr="00363A66" w:rsidRDefault="00363A66" w:rsidP="00D61853">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Ngày sửa</w:t>
            </w:r>
          </w:p>
        </w:tc>
      </w:tr>
    </w:tbl>
    <w:p w:rsidR="00363A66" w:rsidRPr="008276B0" w:rsidRDefault="00363A66" w:rsidP="008276B0">
      <w:pPr>
        <w:pStyle w:val="Caption"/>
        <w:spacing w:before="120" w:after="120" w:line="312" w:lineRule="auto"/>
        <w:jc w:val="center"/>
        <w:rPr>
          <w:rFonts w:ascii="Times New Roman" w:hAnsi="Times New Roman" w:cs="Times New Roman"/>
          <w:color w:val="auto"/>
          <w:sz w:val="26"/>
          <w:szCs w:val="26"/>
        </w:rPr>
      </w:pPr>
      <w:bookmarkStart w:id="135" w:name="_Toc5779719"/>
      <w:bookmarkStart w:id="136" w:name="_Toc8739588"/>
      <w:bookmarkStart w:id="137" w:name="_Toc8973636"/>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24</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tuyến đường</w:t>
      </w:r>
      <w:bookmarkEnd w:id="135"/>
      <w:bookmarkEnd w:id="136"/>
      <w:bookmarkEnd w:id="137"/>
    </w:p>
    <w:p w:rsidR="0026295B" w:rsidRDefault="0026295B" w:rsidP="00CD5B7E">
      <w:pPr>
        <w:pStyle w:val="Heading4"/>
      </w:pPr>
      <w:r>
        <w:tab/>
      </w:r>
      <w:r w:rsidR="00451044" w:rsidRPr="00496EA4">
        <w:t>2.4.22.</w:t>
      </w:r>
      <w:r w:rsidRPr="00496EA4">
        <w:t xml:space="preserve"> Bảng Người dùng</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399"/>
        <w:gridCol w:w="1665"/>
        <w:gridCol w:w="1636"/>
        <w:gridCol w:w="2551"/>
      </w:tblGrid>
      <w:tr w:rsidR="005C35FC" w:rsidRPr="001B0D5B" w:rsidTr="008276B0">
        <w:trPr>
          <w:tblHeader/>
        </w:trPr>
        <w:tc>
          <w:tcPr>
            <w:tcW w:w="708" w:type="dxa"/>
            <w:shd w:val="clear" w:color="auto" w:fill="DEEAF6" w:themeFill="accent1" w:themeFillTint="33"/>
            <w:vAlign w:val="center"/>
          </w:tcPr>
          <w:p w:rsidR="005C35FC" w:rsidRPr="005C35FC" w:rsidRDefault="005C35FC" w:rsidP="004B015B">
            <w:pPr>
              <w:pStyle w:val="Nidung"/>
              <w:spacing w:before="0" w:line="312" w:lineRule="auto"/>
              <w:ind w:firstLine="0"/>
              <w:jc w:val="center"/>
              <w:rPr>
                <w:b/>
                <w:szCs w:val="26"/>
              </w:rPr>
            </w:pPr>
            <w:r w:rsidRPr="005C35FC">
              <w:rPr>
                <w:b/>
                <w:szCs w:val="26"/>
              </w:rPr>
              <w:t>STT</w:t>
            </w:r>
          </w:p>
        </w:tc>
        <w:tc>
          <w:tcPr>
            <w:tcW w:w="2399" w:type="dxa"/>
            <w:shd w:val="clear" w:color="auto" w:fill="DEEAF6" w:themeFill="accent1" w:themeFillTint="33"/>
            <w:vAlign w:val="center"/>
          </w:tcPr>
          <w:p w:rsidR="005C35FC" w:rsidRPr="005C35FC" w:rsidRDefault="005C35FC" w:rsidP="004B015B">
            <w:pPr>
              <w:pStyle w:val="Nidung"/>
              <w:spacing w:before="0" w:line="312" w:lineRule="auto"/>
              <w:ind w:firstLine="0"/>
              <w:jc w:val="center"/>
              <w:rPr>
                <w:b/>
                <w:szCs w:val="26"/>
              </w:rPr>
            </w:pPr>
            <w:r w:rsidRPr="005C35FC">
              <w:rPr>
                <w:b/>
                <w:szCs w:val="26"/>
              </w:rPr>
              <w:t>Tên thực thể</w:t>
            </w:r>
          </w:p>
        </w:tc>
        <w:tc>
          <w:tcPr>
            <w:tcW w:w="1665" w:type="dxa"/>
            <w:shd w:val="clear" w:color="auto" w:fill="DEEAF6" w:themeFill="accent1" w:themeFillTint="33"/>
            <w:vAlign w:val="center"/>
          </w:tcPr>
          <w:p w:rsidR="005C35FC" w:rsidRPr="005C35FC" w:rsidRDefault="005C35FC" w:rsidP="004B015B">
            <w:pPr>
              <w:pStyle w:val="Nidung"/>
              <w:spacing w:before="0" w:line="312" w:lineRule="auto"/>
              <w:ind w:firstLine="0"/>
              <w:jc w:val="center"/>
              <w:rPr>
                <w:b/>
                <w:szCs w:val="26"/>
              </w:rPr>
            </w:pPr>
            <w:r w:rsidRPr="005C35FC">
              <w:rPr>
                <w:b/>
                <w:szCs w:val="26"/>
              </w:rPr>
              <w:t>Kiểu dữ liệu</w:t>
            </w:r>
          </w:p>
        </w:tc>
        <w:tc>
          <w:tcPr>
            <w:tcW w:w="1636" w:type="dxa"/>
            <w:shd w:val="clear" w:color="auto" w:fill="DEEAF6" w:themeFill="accent1" w:themeFillTint="33"/>
            <w:vAlign w:val="center"/>
          </w:tcPr>
          <w:p w:rsidR="005C35FC" w:rsidRPr="005C35FC" w:rsidRDefault="005C35FC" w:rsidP="004B015B">
            <w:pPr>
              <w:pStyle w:val="Nidung"/>
              <w:spacing w:before="0" w:line="312" w:lineRule="auto"/>
              <w:ind w:firstLine="0"/>
              <w:jc w:val="center"/>
              <w:rPr>
                <w:b/>
                <w:szCs w:val="26"/>
              </w:rPr>
            </w:pPr>
            <w:r w:rsidRPr="005C35FC">
              <w:rPr>
                <w:b/>
                <w:szCs w:val="26"/>
              </w:rPr>
              <w:t>Ràng buộc</w:t>
            </w:r>
          </w:p>
        </w:tc>
        <w:tc>
          <w:tcPr>
            <w:tcW w:w="2551" w:type="dxa"/>
            <w:shd w:val="clear" w:color="auto" w:fill="DEEAF6" w:themeFill="accent1" w:themeFillTint="33"/>
            <w:vAlign w:val="center"/>
          </w:tcPr>
          <w:p w:rsidR="005C35FC" w:rsidRPr="005C35FC" w:rsidRDefault="005C35FC" w:rsidP="004B015B">
            <w:pPr>
              <w:pStyle w:val="Nidung"/>
              <w:spacing w:before="0" w:line="312" w:lineRule="auto"/>
              <w:ind w:firstLine="0"/>
              <w:jc w:val="center"/>
              <w:rPr>
                <w:b/>
                <w:szCs w:val="26"/>
              </w:rPr>
            </w:pPr>
            <w:r w:rsidRPr="005C35FC">
              <w:rPr>
                <w:b/>
                <w:szCs w:val="26"/>
              </w:rPr>
              <w:t>Mô tả</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1</w:t>
            </w:r>
          </w:p>
        </w:tc>
        <w:tc>
          <w:tcPr>
            <w:tcW w:w="2399"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Id</w:t>
            </w:r>
          </w:p>
        </w:tc>
        <w:tc>
          <w:tcPr>
            <w:tcW w:w="1665" w:type="dxa"/>
            <w:shd w:val="clear" w:color="auto" w:fill="auto"/>
            <w:vAlign w:val="center"/>
          </w:tcPr>
          <w:p w:rsidR="005C35FC" w:rsidRPr="00B6525B" w:rsidRDefault="005A3A12" w:rsidP="005A3A12">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Int</w:t>
            </w:r>
            <w:r w:rsidR="005C35FC" w:rsidRPr="00B6525B">
              <w:rPr>
                <w:rFonts w:ascii="Times New Roman" w:hAnsi="Times New Roman" w:cs="Times New Roman"/>
                <w:sz w:val="26"/>
                <w:szCs w:val="26"/>
              </w:rPr>
              <w:t>(1</w:t>
            </w:r>
            <w:r w:rsidRPr="00B6525B">
              <w:rPr>
                <w:rFonts w:ascii="Times New Roman" w:hAnsi="Times New Roman" w:cs="Times New Roman"/>
                <w:sz w:val="26"/>
                <w:szCs w:val="26"/>
              </w:rPr>
              <w:t>1</w:t>
            </w:r>
            <w:r w:rsidR="005C35FC" w:rsidRPr="00B6525B">
              <w:rPr>
                <w:rFonts w:ascii="Times New Roman" w:hAnsi="Times New Roman" w:cs="Times New Roman"/>
                <w:sz w:val="26"/>
                <w:szCs w:val="26"/>
              </w:rPr>
              <w:t>)</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Khóa chính</w:t>
            </w:r>
          </w:p>
        </w:tc>
        <w:tc>
          <w:tcPr>
            <w:tcW w:w="2551"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Khóa chính của bảng</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2</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Username</w:t>
            </w:r>
          </w:p>
        </w:tc>
        <w:tc>
          <w:tcPr>
            <w:tcW w:w="1665" w:type="dxa"/>
            <w:shd w:val="clear" w:color="auto" w:fill="auto"/>
            <w:vAlign w:val="center"/>
          </w:tcPr>
          <w:p w:rsidR="005C35FC" w:rsidRPr="00B6525B" w:rsidRDefault="005C35FC" w:rsidP="005A3A12">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Varchar(</w:t>
            </w:r>
            <w:r w:rsidR="005A3A12" w:rsidRPr="00B6525B">
              <w:rPr>
                <w:rFonts w:ascii="Times New Roman" w:hAnsi="Times New Roman" w:cs="Times New Roman"/>
                <w:sz w:val="26"/>
                <w:szCs w:val="26"/>
              </w:rPr>
              <w:t>50</w:t>
            </w:r>
            <w:r w:rsidRPr="00B6525B">
              <w:rPr>
                <w:rFonts w:ascii="Times New Roman" w:hAnsi="Times New Roman" w:cs="Times New Roman"/>
                <w:sz w:val="26"/>
                <w:szCs w:val="26"/>
              </w:rPr>
              <w:t>)</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Tên</w:t>
            </w:r>
            <w:r w:rsidR="005A3A12" w:rsidRPr="00B6525B">
              <w:rPr>
                <w:rFonts w:ascii="Times New Roman" w:hAnsi="Times New Roman" w:cs="Times New Roman"/>
                <w:sz w:val="26"/>
                <w:szCs w:val="26"/>
              </w:rPr>
              <w:t xml:space="preserve"> đăng nhập</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3</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bCs/>
                <w:sz w:val="26"/>
                <w:szCs w:val="26"/>
                <w:shd w:val="clear" w:color="auto" w:fill="FFFFFF"/>
              </w:rPr>
              <w:t>Auth_key</w:t>
            </w:r>
          </w:p>
        </w:tc>
        <w:tc>
          <w:tcPr>
            <w:tcW w:w="1665" w:type="dxa"/>
            <w:shd w:val="clear" w:color="auto" w:fill="auto"/>
            <w:vAlign w:val="center"/>
          </w:tcPr>
          <w:p w:rsidR="005C35FC" w:rsidRPr="00B6525B" w:rsidRDefault="005C35FC" w:rsidP="005A3A12">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Varchar(</w:t>
            </w:r>
            <w:r w:rsidR="005A3A12" w:rsidRPr="00B6525B">
              <w:rPr>
                <w:rFonts w:ascii="Times New Roman" w:hAnsi="Times New Roman" w:cs="Times New Roman"/>
                <w:sz w:val="26"/>
                <w:szCs w:val="26"/>
              </w:rPr>
              <w:t>100</w:t>
            </w:r>
            <w:r w:rsidRPr="00B6525B">
              <w:rPr>
                <w:rFonts w:ascii="Times New Roman" w:hAnsi="Times New Roman" w:cs="Times New Roman"/>
                <w:sz w:val="26"/>
                <w:szCs w:val="26"/>
              </w:rPr>
              <w:t>)</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Mã xác thực</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4</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Password_hash</w:t>
            </w:r>
          </w:p>
        </w:tc>
        <w:tc>
          <w:tcPr>
            <w:tcW w:w="1665"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Varchar(100)</w:t>
            </w:r>
          </w:p>
        </w:tc>
        <w:tc>
          <w:tcPr>
            <w:tcW w:w="1636"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Mật khẩu mã hóa</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5</w:t>
            </w:r>
          </w:p>
        </w:tc>
        <w:tc>
          <w:tcPr>
            <w:tcW w:w="2399"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Password</w:t>
            </w:r>
            <w:r w:rsidR="005A3A12" w:rsidRPr="00B6525B">
              <w:rPr>
                <w:rFonts w:ascii="Times New Roman" w:hAnsi="Times New Roman" w:cs="Times New Roman"/>
                <w:sz w:val="26"/>
                <w:szCs w:val="26"/>
              </w:rPr>
              <w:t>_reset</w:t>
            </w:r>
          </w:p>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_token</w:t>
            </w:r>
          </w:p>
        </w:tc>
        <w:tc>
          <w:tcPr>
            <w:tcW w:w="1665" w:type="dxa"/>
            <w:shd w:val="clear" w:color="auto" w:fill="auto"/>
            <w:vAlign w:val="center"/>
          </w:tcPr>
          <w:p w:rsidR="005C35FC" w:rsidRPr="00B6525B" w:rsidRDefault="005C35FC" w:rsidP="005A3A12">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Varchar(</w:t>
            </w:r>
            <w:r w:rsidR="005A3A12" w:rsidRPr="00B6525B">
              <w:rPr>
                <w:rFonts w:ascii="Times New Roman" w:hAnsi="Times New Roman" w:cs="Times New Roman"/>
                <w:sz w:val="26"/>
                <w:szCs w:val="26"/>
              </w:rPr>
              <w:t>100</w:t>
            </w:r>
            <w:r w:rsidRPr="00B6525B">
              <w:rPr>
                <w:rFonts w:ascii="Times New Roman" w:hAnsi="Times New Roman" w:cs="Times New Roman"/>
                <w:sz w:val="26"/>
                <w:szCs w:val="26"/>
              </w:rPr>
              <w:t>)</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Mật khẩu</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6</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Email</w:t>
            </w:r>
          </w:p>
        </w:tc>
        <w:tc>
          <w:tcPr>
            <w:tcW w:w="1665" w:type="dxa"/>
            <w:shd w:val="clear" w:color="auto" w:fill="auto"/>
            <w:vAlign w:val="center"/>
          </w:tcPr>
          <w:p w:rsidR="005C35FC"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Varchar(100)</w:t>
            </w:r>
          </w:p>
        </w:tc>
        <w:tc>
          <w:tcPr>
            <w:tcW w:w="1636"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Email</w:t>
            </w:r>
          </w:p>
        </w:tc>
      </w:tr>
      <w:tr w:rsidR="005C35FC" w:rsidRPr="001B0D5B" w:rsidTr="008276B0">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7</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Phone</w:t>
            </w:r>
          </w:p>
        </w:tc>
        <w:tc>
          <w:tcPr>
            <w:tcW w:w="1665" w:type="dxa"/>
            <w:shd w:val="clear" w:color="auto" w:fill="auto"/>
            <w:vAlign w:val="center"/>
          </w:tcPr>
          <w:p w:rsidR="005C35FC"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Varchar(15)</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Null</w:t>
            </w:r>
          </w:p>
        </w:tc>
        <w:tc>
          <w:tcPr>
            <w:tcW w:w="2551" w:type="dxa"/>
            <w:shd w:val="clear" w:color="auto" w:fill="auto"/>
            <w:vAlign w:val="center"/>
          </w:tcPr>
          <w:p w:rsidR="005C35FC" w:rsidRPr="00B6525B" w:rsidRDefault="005A3A12" w:rsidP="005A3A12">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Số điện thoại</w:t>
            </w:r>
          </w:p>
        </w:tc>
      </w:tr>
      <w:tr w:rsidR="005C35FC" w:rsidRPr="001B0D5B" w:rsidTr="008276B0">
        <w:trPr>
          <w:trHeight w:val="190"/>
        </w:trPr>
        <w:tc>
          <w:tcPr>
            <w:tcW w:w="708" w:type="dxa"/>
            <w:shd w:val="clear" w:color="auto" w:fill="auto"/>
            <w:vAlign w:val="center"/>
          </w:tcPr>
          <w:p w:rsidR="005C35FC" w:rsidRPr="00B6525B" w:rsidRDefault="005C35FC" w:rsidP="00B6525B">
            <w:pPr>
              <w:pStyle w:val="Nidung"/>
              <w:spacing w:before="0" w:after="120" w:line="240" w:lineRule="auto"/>
              <w:ind w:firstLine="0"/>
              <w:jc w:val="center"/>
              <w:rPr>
                <w:szCs w:val="26"/>
              </w:rPr>
            </w:pPr>
            <w:r w:rsidRPr="00B6525B">
              <w:rPr>
                <w:szCs w:val="26"/>
              </w:rPr>
              <w:t>8</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Status</w:t>
            </w:r>
          </w:p>
        </w:tc>
        <w:tc>
          <w:tcPr>
            <w:tcW w:w="1665" w:type="dxa"/>
            <w:shd w:val="clear" w:color="auto" w:fill="auto"/>
            <w:vAlign w:val="center"/>
          </w:tcPr>
          <w:p w:rsidR="005C35FC"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Tinyint(1)</w:t>
            </w:r>
          </w:p>
        </w:tc>
        <w:tc>
          <w:tcPr>
            <w:tcW w:w="1636"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Tình trạng</w:t>
            </w:r>
          </w:p>
        </w:tc>
      </w:tr>
      <w:tr w:rsidR="005C35FC" w:rsidRPr="001B0D5B" w:rsidTr="008276B0">
        <w:trPr>
          <w:trHeight w:val="190"/>
        </w:trPr>
        <w:tc>
          <w:tcPr>
            <w:tcW w:w="708" w:type="dxa"/>
            <w:shd w:val="clear" w:color="auto" w:fill="auto"/>
            <w:vAlign w:val="center"/>
          </w:tcPr>
          <w:p w:rsidR="005C35FC" w:rsidRPr="00B6525B" w:rsidRDefault="005A3A12" w:rsidP="00B6525B">
            <w:pPr>
              <w:pStyle w:val="Nidung"/>
              <w:spacing w:before="0" w:after="120" w:line="240" w:lineRule="auto"/>
              <w:ind w:firstLine="0"/>
              <w:jc w:val="center"/>
              <w:rPr>
                <w:szCs w:val="26"/>
              </w:rPr>
            </w:pPr>
            <w:r w:rsidRPr="00B6525B">
              <w:rPr>
                <w:szCs w:val="26"/>
              </w:rPr>
              <w:t>10</w:t>
            </w:r>
          </w:p>
        </w:tc>
        <w:tc>
          <w:tcPr>
            <w:tcW w:w="2399"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Creat_at</w:t>
            </w:r>
          </w:p>
        </w:tc>
        <w:tc>
          <w:tcPr>
            <w:tcW w:w="1665" w:type="dxa"/>
            <w:shd w:val="clear" w:color="auto" w:fill="auto"/>
            <w:vAlign w:val="center"/>
          </w:tcPr>
          <w:p w:rsidR="005C35FC"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Int(15)</w:t>
            </w:r>
          </w:p>
        </w:tc>
        <w:tc>
          <w:tcPr>
            <w:tcW w:w="1636" w:type="dxa"/>
            <w:shd w:val="clear" w:color="auto" w:fill="auto"/>
            <w:vAlign w:val="center"/>
          </w:tcPr>
          <w:p w:rsidR="005C35FC" w:rsidRPr="00B6525B" w:rsidRDefault="005C35FC"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C35FC"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Ngày tạo</w:t>
            </w:r>
          </w:p>
        </w:tc>
      </w:tr>
      <w:tr w:rsidR="005A3A12" w:rsidRPr="001B0D5B" w:rsidTr="008276B0">
        <w:trPr>
          <w:trHeight w:val="190"/>
        </w:trPr>
        <w:tc>
          <w:tcPr>
            <w:tcW w:w="708" w:type="dxa"/>
            <w:shd w:val="clear" w:color="auto" w:fill="auto"/>
            <w:vAlign w:val="center"/>
          </w:tcPr>
          <w:p w:rsidR="005A3A12" w:rsidRPr="00B6525B" w:rsidRDefault="005A3A12" w:rsidP="00B6525B">
            <w:pPr>
              <w:pStyle w:val="Nidung"/>
              <w:spacing w:before="0" w:after="120" w:line="240" w:lineRule="auto"/>
              <w:ind w:firstLine="0"/>
              <w:jc w:val="center"/>
              <w:rPr>
                <w:szCs w:val="26"/>
              </w:rPr>
            </w:pPr>
            <w:r w:rsidRPr="00B6525B">
              <w:rPr>
                <w:szCs w:val="26"/>
              </w:rPr>
              <w:t>11</w:t>
            </w:r>
          </w:p>
        </w:tc>
        <w:tc>
          <w:tcPr>
            <w:tcW w:w="2399" w:type="dxa"/>
            <w:shd w:val="clear" w:color="auto" w:fill="auto"/>
            <w:vAlign w:val="center"/>
          </w:tcPr>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Update_at</w:t>
            </w:r>
          </w:p>
        </w:tc>
        <w:tc>
          <w:tcPr>
            <w:tcW w:w="1665" w:type="dxa"/>
            <w:shd w:val="clear" w:color="auto" w:fill="auto"/>
            <w:vAlign w:val="center"/>
          </w:tcPr>
          <w:p w:rsidR="005A3A12"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Int(15)</w:t>
            </w:r>
          </w:p>
        </w:tc>
        <w:tc>
          <w:tcPr>
            <w:tcW w:w="1636" w:type="dxa"/>
            <w:shd w:val="clear" w:color="auto" w:fill="auto"/>
            <w:vAlign w:val="center"/>
          </w:tcPr>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Ngày cập nhật</w:t>
            </w:r>
          </w:p>
        </w:tc>
      </w:tr>
      <w:tr w:rsidR="005A3A12" w:rsidRPr="001B0D5B" w:rsidTr="008276B0">
        <w:trPr>
          <w:trHeight w:val="190"/>
        </w:trPr>
        <w:tc>
          <w:tcPr>
            <w:tcW w:w="708" w:type="dxa"/>
            <w:shd w:val="clear" w:color="auto" w:fill="auto"/>
            <w:vAlign w:val="center"/>
          </w:tcPr>
          <w:p w:rsidR="005A3A12" w:rsidRPr="00B6525B" w:rsidRDefault="005A3A12" w:rsidP="00B6525B">
            <w:pPr>
              <w:pStyle w:val="Nidung"/>
              <w:spacing w:before="0" w:after="120" w:line="240" w:lineRule="auto"/>
              <w:ind w:firstLine="0"/>
              <w:jc w:val="center"/>
              <w:rPr>
                <w:szCs w:val="26"/>
              </w:rPr>
            </w:pPr>
            <w:r w:rsidRPr="00B6525B">
              <w:rPr>
                <w:szCs w:val="26"/>
              </w:rPr>
              <w:t>12</w:t>
            </w:r>
          </w:p>
        </w:tc>
        <w:tc>
          <w:tcPr>
            <w:tcW w:w="2399" w:type="dxa"/>
            <w:shd w:val="clear" w:color="auto" w:fill="auto"/>
            <w:vAlign w:val="center"/>
          </w:tcPr>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Id_donvi</w:t>
            </w:r>
          </w:p>
        </w:tc>
        <w:tc>
          <w:tcPr>
            <w:tcW w:w="1665" w:type="dxa"/>
            <w:shd w:val="clear" w:color="auto" w:fill="auto"/>
            <w:vAlign w:val="center"/>
          </w:tcPr>
          <w:p w:rsidR="005A3A12" w:rsidRPr="00B6525B" w:rsidRDefault="005A3A12" w:rsidP="00944A3F">
            <w:pPr>
              <w:spacing w:after="120" w:line="360" w:lineRule="auto"/>
              <w:ind w:left="24" w:right="24"/>
              <w:jc w:val="both"/>
              <w:rPr>
                <w:rFonts w:ascii="Times New Roman" w:hAnsi="Times New Roman" w:cs="Times New Roman"/>
                <w:sz w:val="26"/>
                <w:szCs w:val="26"/>
              </w:rPr>
            </w:pPr>
            <w:r w:rsidRPr="00B6525B">
              <w:rPr>
                <w:rFonts w:ascii="Times New Roman" w:hAnsi="Times New Roman" w:cs="Times New Roman"/>
                <w:sz w:val="26"/>
                <w:szCs w:val="26"/>
              </w:rPr>
              <w:t>Int(11)</w:t>
            </w:r>
          </w:p>
        </w:tc>
        <w:tc>
          <w:tcPr>
            <w:tcW w:w="1636" w:type="dxa"/>
            <w:shd w:val="clear" w:color="auto" w:fill="auto"/>
            <w:vAlign w:val="center"/>
          </w:tcPr>
          <w:p w:rsidR="005A3A12" w:rsidRPr="00B6525B" w:rsidRDefault="005A3A12" w:rsidP="00944A3F">
            <w:pPr>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Not null</w:t>
            </w:r>
          </w:p>
        </w:tc>
        <w:tc>
          <w:tcPr>
            <w:tcW w:w="2551" w:type="dxa"/>
            <w:shd w:val="clear" w:color="auto" w:fill="auto"/>
            <w:vAlign w:val="center"/>
          </w:tcPr>
          <w:p w:rsidR="005A3A12" w:rsidRPr="00B6525B" w:rsidRDefault="005A3A12" w:rsidP="00F24BDA">
            <w:pPr>
              <w:keepNext/>
              <w:spacing w:after="120" w:line="360" w:lineRule="auto"/>
              <w:contextualSpacing/>
              <w:jc w:val="both"/>
              <w:rPr>
                <w:rFonts w:ascii="Times New Roman" w:hAnsi="Times New Roman" w:cs="Times New Roman"/>
                <w:sz w:val="26"/>
                <w:szCs w:val="26"/>
              </w:rPr>
            </w:pPr>
            <w:r w:rsidRPr="00B6525B">
              <w:rPr>
                <w:rFonts w:ascii="Times New Roman" w:hAnsi="Times New Roman" w:cs="Times New Roman"/>
                <w:sz w:val="26"/>
                <w:szCs w:val="26"/>
              </w:rPr>
              <w:t>Mã đơn vị</w:t>
            </w:r>
          </w:p>
        </w:tc>
      </w:tr>
    </w:tbl>
    <w:p w:rsidR="00496EA4" w:rsidRPr="008276B0" w:rsidRDefault="00F24BDA" w:rsidP="008276B0">
      <w:pPr>
        <w:pStyle w:val="Caption"/>
        <w:spacing w:before="120" w:after="120" w:line="312" w:lineRule="auto"/>
        <w:jc w:val="center"/>
        <w:rPr>
          <w:rFonts w:ascii="Times New Roman" w:hAnsi="Times New Roman" w:cs="Times New Roman"/>
          <w:color w:val="auto"/>
          <w:sz w:val="26"/>
          <w:szCs w:val="26"/>
        </w:rPr>
      </w:pPr>
      <w:bookmarkStart w:id="138" w:name="_Toc5779720"/>
      <w:bookmarkStart w:id="139" w:name="_Toc8739589"/>
      <w:bookmarkStart w:id="140" w:name="_Toc8973637"/>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25</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người sử dụng</w:t>
      </w:r>
      <w:bookmarkEnd w:id="138"/>
      <w:bookmarkEnd w:id="139"/>
      <w:bookmarkEnd w:id="140"/>
    </w:p>
    <w:p w:rsidR="0026295B" w:rsidRDefault="0026295B" w:rsidP="00CD5B7E">
      <w:pPr>
        <w:pStyle w:val="Heading4"/>
      </w:pPr>
      <w:r>
        <w:lastRenderedPageBreak/>
        <w:tab/>
      </w:r>
      <w:r w:rsidR="00451044" w:rsidRPr="000D357D">
        <w:t>2.4.23.</w:t>
      </w:r>
      <w:r w:rsidR="003D02C9" w:rsidRPr="000D357D">
        <w:t xml:space="preserve"> Bảng Thông tin Địa giới hành chính – Tỉnh</w:t>
      </w:r>
      <w:r w:rsidR="006C4EEA">
        <w:t xml:space="preserve"> / Thành phố</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39"/>
        <w:gridCol w:w="1701"/>
        <w:gridCol w:w="1559"/>
        <w:gridCol w:w="2551"/>
      </w:tblGrid>
      <w:tr w:rsidR="006C4EEA" w:rsidRPr="00F17FD4" w:rsidTr="008276B0">
        <w:trPr>
          <w:tblHeader/>
        </w:trPr>
        <w:tc>
          <w:tcPr>
            <w:tcW w:w="709" w:type="dxa"/>
            <w:shd w:val="clear" w:color="auto" w:fill="DEEAF6" w:themeFill="accent1" w:themeFillTint="33"/>
            <w:vAlign w:val="center"/>
          </w:tcPr>
          <w:p w:rsidR="006C4EEA" w:rsidRPr="00F17FD4" w:rsidRDefault="006C4EEA" w:rsidP="008276B0">
            <w:pPr>
              <w:pStyle w:val="Nidung"/>
              <w:spacing w:before="0" w:line="312" w:lineRule="auto"/>
              <w:ind w:firstLine="0"/>
              <w:jc w:val="center"/>
              <w:rPr>
                <w:b/>
                <w:szCs w:val="26"/>
              </w:rPr>
            </w:pPr>
            <w:r w:rsidRPr="00F17FD4">
              <w:rPr>
                <w:b/>
                <w:szCs w:val="26"/>
              </w:rPr>
              <w:t>STT</w:t>
            </w:r>
          </w:p>
        </w:tc>
        <w:tc>
          <w:tcPr>
            <w:tcW w:w="2439" w:type="dxa"/>
            <w:shd w:val="clear" w:color="auto" w:fill="DEEAF6" w:themeFill="accent1" w:themeFillTint="33"/>
            <w:vAlign w:val="center"/>
          </w:tcPr>
          <w:p w:rsidR="006C4EEA" w:rsidRPr="00F17FD4" w:rsidRDefault="006C4EEA" w:rsidP="008276B0">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6C4EEA" w:rsidRPr="00F17FD4" w:rsidRDefault="006C4EEA" w:rsidP="008276B0">
            <w:pPr>
              <w:pStyle w:val="Nidung"/>
              <w:spacing w:before="0" w:line="312" w:lineRule="auto"/>
              <w:ind w:firstLine="0"/>
              <w:jc w:val="center"/>
              <w:rPr>
                <w:b/>
                <w:szCs w:val="26"/>
              </w:rPr>
            </w:pPr>
            <w:r w:rsidRPr="00F17FD4">
              <w:rPr>
                <w:b/>
                <w:szCs w:val="26"/>
              </w:rPr>
              <w:t>Kiểu dữ liệu</w:t>
            </w:r>
          </w:p>
        </w:tc>
        <w:tc>
          <w:tcPr>
            <w:tcW w:w="1559" w:type="dxa"/>
            <w:shd w:val="clear" w:color="auto" w:fill="DEEAF6" w:themeFill="accent1" w:themeFillTint="33"/>
            <w:vAlign w:val="center"/>
          </w:tcPr>
          <w:p w:rsidR="006C4EEA" w:rsidRPr="00F17FD4" w:rsidRDefault="006C4EEA" w:rsidP="008276B0">
            <w:pPr>
              <w:pStyle w:val="Nidung"/>
              <w:spacing w:before="0" w:line="312" w:lineRule="auto"/>
              <w:ind w:firstLine="0"/>
              <w:jc w:val="center"/>
              <w:rPr>
                <w:b/>
                <w:szCs w:val="26"/>
              </w:rPr>
            </w:pPr>
            <w:r w:rsidRPr="00F17FD4">
              <w:rPr>
                <w:b/>
                <w:szCs w:val="26"/>
              </w:rPr>
              <w:t>Ràng buộc</w:t>
            </w:r>
          </w:p>
        </w:tc>
        <w:tc>
          <w:tcPr>
            <w:tcW w:w="2551" w:type="dxa"/>
            <w:shd w:val="clear" w:color="auto" w:fill="DEEAF6" w:themeFill="accent1" w:themeFillTint="33"/>
            <w:vAlign w:val="center"/>
          </w:tcPr>
          <w:p w:rsidR="006C4EEA" w:rsidRPr="00F17FD4" w:rsidRDefault="006C4EEA" w:rsidP="008276B0">
            <w:pPr>
              <w:pStyle w:val="Nidung"/>
              <w:spacing w:before="0" w:line="312" w:lineRule="auto"/>
              <w:ind w:firstLine="0"/>
              <w:jc w:val="center"/>
              <w:rPr>
                <w:b/>
                <w:szCs w:val="26"/>
              </w:rPr>
            </w:pPr>
            <w:r w:rsidRPr="00F17FD4">
              <w:rPr>
                <w:b/>
                <w:szCs w:val="26"/>
              </w:rPr>
              <w:t>Mô tả</w:t>
            </w:r>
          </w:p>
        </w:tc>
      </w:tr>
      <w:tr w:rsidR="006C4EEA" w:rsidRPr="00F17FD4" w:rsidTr="008276B0">
        <w:tc>
          <w:tcPr>
            <w:tcW w:w="709" w:type="dxa"/>
            <w:shd w:val="clear" w:color="auto" w:fill="auto"/>
            <w:vAlign w:val="center"/>
          </w:tcPr>
          <w:p w:rsidR="006C4EEA" w:rsidRPr="00F17FD4" w:rsidRDefault="006C4EEA" w:rsidP="009D1115">
            <w:pPr>
              <w:pStyle w:val="Nidung"/>
              <w:spacing w:before="0" w:line="312" w:lineRule="auto"/>
              <w:ind w:firstLine="0"/>
              <w:jc w:val="center"/>
              <w:rPr>
                <w:szCs w:val="26"/>
              </w:rPr>
            </w:pPr>
            <w:r w:rsidRPr="00F17FD4">
              <w:rPr>
                <w:szCs w:val="26"/>
              </w:rPr>
              <w:t>1</w:t>
            </w:r>
          </w:p>
        </w:tc>
        <w:tc>
          <w:tcPr>
            <w:tcW w:w="2439"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_tinh</w:t>
            </w:r>
          </w:p>
        </w:tc>
        <w:tc>
          <w:tcPr>
            <w:tcW w:w="1701"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w:t>
            </w:r>
          </w:p>
        </w:tc>
        <w:tc>
          <w:tcPr>
            <w:tcW w:w="1559"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51"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6C4EEA" w:rsidRPr="00F17FD4" w:rsidTr="008276B0">
        <w:tc>
          <w:tcPr>
            <w:tcW w:w="709" w:type="dxa"/>
            <w:shd w:val="clear" w:color="auto" w:fill="auto"/>
            <w:vAlign w:val="center"/>
          </w:tcPr>
          <w:p w:rsidR="006C4EEA" w:rsidRPr="00F17FD4" w:rsidRDefault="006C4EEA" w:rsidP="009D1115">
            <w:pPr>
              <w:pStyle w:val="Nidung"/>
              <w:spacing w:before="0" w:line="312" w:lineRule="auto"/>
              <w:ind w:firstLine="0"/>
              <w:jc w:val="center"/>
              <w:rPr>
                <w:szCs w:val="26"/>
              </w:rPr>
            </w:pPr>
            <w:r w:rsidRPr="00F17FD4">
              <w:rPr>
                <w:szCs w:val="26"/>
              </w:rPr>
              <w:t>2</w:t>
            </w:r>
          </w:p>
        </w:tc>
        <w:tc>
          <w:tcPr>
            <w:tcW w:w="2439" w:type="dxa"/>
            <w:shd w:val="clear" w:color="auto" w:fill="auto"/>
          </w:tcPr>
          <w:p w:rsidR="006C4EEA" w:rsidRPr="00F17FD4" w:rsidRDefault="006C4EEA" w:rsidP="009D1115">
            <w:pPr>
              <w:pStyle w:val="ColorfulList-Accent11"/>
              <w:spacing w:line="312" w:lineRule="auto"/>
              <w:ind w:left="0" w:firstLine="0"/>
              <w:rPr>
                <w:szCs w:val="26"/>
              </w:rPr>
            </w:pPr>
            <w:r>
              <w:rPr>
                <w:szCs w:val="26"/>
              </w:rPr>
              <w:t>Ten</w:t>
            </w:r>
          </w:p>
        </w:tc>
        <w:tc>
          <w:tcPr>
            <w:tcW w:w="1701" w:type="dxa"/>
            <w:shd w:val="clear" w:color="auto" w:fill="auto"/>
          </w:tcPr>
          <w:p w:rsidR="006C4EEA" w:rsidRPr="00F17FD4" w:rsidRDefault="006C4EEA" w:rsidP="009D1115">
            <w:pPr>
              <w:pStyle w:val="ColorfulList-Accent11"/>
              <w:spacing w:line="312" w:lineRule="auto"/>
              <w:ind w:left="0" w:firstLine="0"/>
              <w:rPr>
                <w:szCs w:val="26"/>
              </w:rPr>
            </w:pPr>
            <w:r>
              <w:rPr>
                <w:szCs w:val="26"/>
              </w:rPr>
              <w:t>Varchar(100)</w:t>
            </w:r>
          </w:p>
        </w:tc>
        <w:tc>
          <w:tcPr>
            <w:tcW w:w="1559" w:type="dxa"/>
            <w:shd w:val="clear" w:color="auto" w:fill="auto"/>
          </w:tcPr>
          <w:p w:rsidR="006C4EEA" w:rsidRPr="00F17FD4" w:rsidRDefault="006C4EEA" w:rsidP="009D1115">
            <w:pPr>
              <w:pStyle w:val="ColorfulList-Accent11"/>
              <w:spacing w:line="312" w:lineRule="auto"/>
              <w:ind w:left="0" w:firstLine="0"/>
              <w:rPr>
                <w:szCs w:val="26"/>
              </w:rPr>
            </w:pPr>
            <w:r w:rsidRPr="00F17FD4">
              <w:rPr>
                <w:szCs w:val="26"/>
              </w:rPr>
              <w:t>Not null</w:t>
            </w:r>
          </w:p>
        </w:tc>
        <w:tc>
          <w:tcPr>
            <w:tcW w:w="2551" w:type="dxa"/>
            <w:shd w:val="clear" w:color="auto" w:fill="auto"/>
          </w:tcPr>
          <w:p w:rsidR="006C4EEA" w:rsidRPr="00F17FD4" w:rsidRDefault="006C4EEA" w:rsidP="009D1115">
            <w:pPr>
              <w:pStyle w:val="ColorfulList-Accent11"/>
              <w:spacing w:line="312" w:lineRule="auto"/>
              <w:ind w:left="0" w:firstLine="0"/>
              <w:rPr>
                <w:szCs w:val="26"/>
              </w:rPr>
            </w:pPr>
            <w:r>
              <w:rPr>
                <w:szCs w:val="26"/>
              </w:rPr>
              <w:t>Tên tỉnh</w:t>
            </w:r>
          </w:p>
        </w:tc>
      </w:tr>
      <w:tr w:rsidR="006C4EEA" w:rsidRPr="00F17FD4" w:rsidTr="008276B0">
        <w:tc>
          <w:tcPr>
            <w:tcW w:w="709" w:type="dxa"/>
            <w:shd w:val="clear" w:color="auto" w:fill="auto"/>
            <w:vAlign w:val="center"/>
          </w:tcPr>
          <w:p w:rsidR="006C4EEA" w:rsidRPr="00F17FD4" w:rsidRDefault="006C4EEA" w:rsidP="009D1115">
            <w:pPr>
              <w:pStyle w:val="Nidung"/>
              <w:spacing w:before="0" w:line="312" w:lineRule="auto"/>
              <w:ind w:firstLine="0"/>
              <w:jc w:val="center"/>
              <w:rPr>
                <w:szCs w:val="26"/>
              </w:rPr>
            </w:pPr>
            <w:r w:rsidRPr="00F17FD4">
              <w:rPr>
                <w:szCs w:val="26"/>
              </w:rPr>
              <w:t>3</w:t>
            </w:r>
          </w:p>
        </w:tc>
        <w:tc>
          <w:tcPr>
            <w:tcW w:w="2439"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w:t>
            </w:r>
          </w:p>
        </w:tc>
        <w:tc>
          <w:tcPr>
            <w:tcW w:w="1701"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Varchar(30)</w:t>
            </w:r>
          </w:p>
        </w:tc>
        <w:tc>
          <w:tcPr>
            <w:tcW w:w="1559" w:type="dxa"/>
            <w:shd w:val="clear" w:color="auto" w:fill="auto"/>
            <w:vAlign w:val="center"/>
          </w:tcPr>
          <w:p w:rsidR="006C4EEA" w:rsidRPr="00F17FD4" w:rsidRDefault="006C4EEA"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51" w:type="dxa"/>
            <w:shd w:val="clear" w:color="auto" w:fill="auto"/>
            <w:vAlign w:val="center"/>
          </w:tcPr>
          <w:p w:rsidR="006C4EEA" w:rsidRPr="00F17FD4" w:rsidRDefault="006C4EEA"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w:t>
            </w:r>
          </w:p>
        </w:tc>
      </w:tr>
    </w:tbl>
    <w:p w:rsidR="006C4EEA" w:rsidRPr="008276B0" w:rsidRDefault="006C4EEA" w:rsidP="008276B0">
      <w:pPr>
        <w:pStyle w:val="Caption"/>
        <w:spacing w:before="120" w:after="120" w:line="312" w:lineRule="auto"/>
        <w:jc w:val="center"/>
        <w:rPr>
          <w:rFonts w:ascii="Times New Roman" w:hAnsi="Times New Roman" w:cs="Times New Roman"/>
          <w:color w:val="auto"/>
          <w:sz w:val="26"/>
          <w:szCs w:val="26"/>
        </w:rPr>
      </w:pPr>
      <w:bookmarkStart w:id="141" w:name="_Toc5779721"/>
      <w:bookmarkStart w:id="142" w:name="_Toc8739590"/>
      <w:bookmarkStart w:id="143" w:name="_Toc8973638"/>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26</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Địa giới hành chính - Tỉnh / Thành phố</w:t>
      </w:r>
      <w:bookmarkEnd w:id="141"/>
      <w:bookmarkEnd w:id="142"/>
      <w:bookmarkEnd w:id="143"/>
    </w:p>
    <w:p w:rsidR="002A6D27" w:rsidRDefault="006C4EEA" w:rsidP="00CD5B7E">
      <w:pPr>
        <w:pStyle w:val="Heading4"/>
      </w:pPr>
      <w:r>
        <w:tab/>
        <w:t>2.4.24. Bảng thông tin địa giới hành chính – Quận / Huyện / Thị xã</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439"/>
        <w:gridCol w:w="1701"/>
        <w:gridCol w:w="1559"/>
        <w:gridCol w:w="2551"/>
      </w:tblGrid>
      <w:tr w:rsidR="00E13015" w:rsidRPr="00F17FD4" w:rsidTr="008276B0">
        <w:trPr>
          <w:tblHeader/>
        </w:trPr>
        <w:tc>
          <w:tcPr>
            <w:tcW w:w="709" w:type="dxa"/>
            <w:shd w:val="clear" w:color="auto" w:fill="DEEAF6" w:themeFill="accent1" w:themeFillTint="33"/>
            <w:vAlign w:val="center"/>
          </w:tcPr>
          <w:p w:rsidR="00E13015" w:rsidRPr="00F17FD4" w:rsidRDefault="00E13015" w:rsidP="008276B0">
            <w:pPr>
              <w:pStyle w:val="Nidung"/>
              <w:spacing w:before="0" w:line="312" w:lineRule="auto"/>
              <w:ind w:firstLine="0"/>
              <w:jc w:val="center"/>
              <w:rPr>
                <w:b/>
                <w:szCs w:val="26"/>
              </w:rPr>
            </w:pPr>
            <w:r w:rsidRPr="00F17FD4">
              <w:rPr>
                <w:b/>
                <w:szCs w:val="26"/>
              </w:rPr>
              <w:t>STT</w:t>
            </w:r>
          </w:p>
        </w:tc>
        <w:tc>
          <w:tcPr>
            <w:tcW w:w="2439" w:type="dxa"/>
            <w:shd w:val="clear" w:color="auto" w:fill="DEEAF6" w:themeFill="accent1" w:themeFillTint="33"/>
            <w:vAlign w:val="center"/>
          </w:tcPr>
          <w:p w:rsidR="00E13015" w:rsidRPr="00F17FD4" w:rsidRDefault="00E13015" w:rsidP="008276B0">
            <w:pPr>
              <w:pStyle w:val="Nidung"/>
              <w:spacing w:before="0" w:line="312" w:lineRule="auto"/>
              <w:ind w:firstLine="0"/>
              <w:jc w:val="center"/>
              <w:rPr>
                <w:b/>
                <w:szCs w:val="26"/>
              </w:rPr>
            </w:pPr>
            <w:r w:rsidRPr="00F17FD4">
              <w:rPr>
                <w:b/>
                <w:szCs w:val="26"/>
              </w:rPr>
              <w:t>Tên thực thể</w:t>
            </w:r>
          </w:p>
        </w:tc>
        <w:tc>
          <w:tcPr>
            <w:tcW w:w="1701" w:type="dxa"/>
            <w:shd w:val="clear" w:color="auto" w:fill="DEEAF6" w:themeFill="accent1" w:themeFillTint="33"/>
            <w:vAlign w:val="center"/>
          </w:tcPr>
          <w:p w:rsidR="00E13015" w:rsidRPr="00F17FD4" w:rsidRDefault="00E13015" w:rsidP="008276B0">
            <w:pPr>
              <w:pStyle w:val="Nidung"/>
              <w:spacing w:before="0" w:line="312" w:lineRule="auto"/>
              <w:ind w:firstLine="0"/>
              <w:jc w:val="center"/>
              <w:rPr>
                <w:b/>
                <w:szCs w:val="26"/>
              </w:rPr>
            </w:pPr>
            <w:r w:rsidRPr="00F17FD4">
              <w:rPr>
                <w:b/>
                <w:szCs w:val="26"/>
              </w:rPr>
              <w:t>Kiểu dữ liệu</w:t>
            </w:r>
          </w:p>
        </w:tc>
        <w:tc>
          <w:tcPr>
            <w:tcW w:w="1559" w:type="dxa"/>
            <w:shd w:val="clear" w:color="auto" w:fill="DEEAF6" w:themeFill="accent1" w:themeFillTint="33"/>
            <w:vAlign w:val="center"/>
          </w:tcPr>
          <w:p w:rsidR="00E13015" w:rsidRPr="00F17FD4" w:rsidRDefault="00E13015" w:rsidP="008276B0">
            <w:pPr>
              <w:pStyle w:val="Nidung"/>
              <w:spacing w:before="0" w:line="312" w:lineRule="auto"/>
              <w:ind w:firstLine="0"/>
              <w:jc w:val="center"/>
              <w:rPr>
                <w:b/>
                <w:szCs w:val="26"/>
              </w:rPr>
            </w:pPr>
            <w:r w:rsidRPr="00F17FD4">
              <w:rPr>
                <w:b/>
                <w:szCs w:val="26"/>
              </w:rPr>
              <w:t>Ràng buộc</w:t>
            </w:r>
          </w:p>
        </w:tc>
        <w:tc>
          <w:tcPr>
            <w:tcW w:w="2551" w:type="dxa"/>
            <w:shd w:val="clear" w:color="auto" w:fill="DEEAF6" w:themeFill="accent1" w:themeFillTint="33"/>
            <w:vAlign w:val="center"/>
          </w:tcPr>
          <w:p w:rsidR="00E13015" w:rsidRPr="00F17FD4" w:rsidRDefault="00E13015" w:rsidP="008276B0">
            <w:pPr>
              <w:pStyle w:val="Nidung"/>
              <w:spacing w:before="0" w:line="312" w:lineRule="auto"/>
              <w:ind w:firstLine="0"/>
              <w:jc w:val="center"/>
              <w:rPr>
                <w:b/>
                <w:szCs w:val="26"/>
              </w:rPr>
            </w:pPr>
            <w:r w:rsidRPr="00F17FD4">
              <w:rPr>
                <w:b/>
                <w:szCs w:val="26"/>
              </w:rPr>
              <w:t>Mô tả</w:t>
            </w:r>
          </w:p>
        </w:tc>
      </w:tr>
      <w:tr w:rsidR="00E13015" w:rsidRPr="00F17FD4" w:rsidTr="008276B0">
        <w:tc>
          <w:tcPr>
            <w:tcW w:w="709" w:type="dxa"/>
            <w:shd w:val="clear" w:color="auto" w:fill="auto"/>
            <w:vAlign w:val="center"/>
          </w:tcPr>
          <w:p w:rsidR="00E13015" w:rsidRPr="00F17FD4" w:rsidRDefault="00E13015" w:rsidP="009D1115">
            <w:pPr>
              <w:pStyle w:val="Nidung"/>
              <w:spacing w:before="0" w:line="312" w:lineRule="auto"/>
              <w:ind w:firstLine="0"/>
              <w:jc w:val="center"/>
              <w:rPr>
                <w:szCs w:val="26"/>
              </w:rPr>
            </w:pPr>
            <w:r w:rsidRPr="00F17FD4">
              <w:rPr>
                <w:szCs w:val="26"/>
              </w:rPr>
              <w:t>1</w:t>
            </w:r>
          </w:p>
        </w:tc>
        <w:tc>
          <w:tcPr>
            <w:tcW w:w="2439"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_huyen</w:t>
            </w:r>
          </w:p>
        </w:tc>
        <w:tc>
          <w:tcPr>
            <w:tcW w:w="1701"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w:t>
            </w:r>
          </w:p>
        </w:tc>
        <w:tc>
          <w:tcPr>
            <w:tcW w:w="1559"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551"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E13015" w:rsidRPr="00F17FD4" w:rsidTr="008276B0">
        <w:tc>
          <w:tcPr>
            <w:tcW w:w="709" w:type="dxa"/>
            <w:shd w:val="clear" w:color="auto" w:fill="auto"/>
            <w:vAlign w:val="center"/>
          </w:tcPr>
          <w:p w:rsidR="00E13015" w:rsidRPr="00F17FD4" w:rsidRDefault="00E13015" w:rsidP="009D1115">
            <w:pPr>
              <w:pStyle w:val="Nidung"/>
              <w:spacing w:before="0" w:line="312" w:lineRule="auto"/>
              <w:ind w:firstLine="0"/>
              <w:jc w:val="center"/>
              <w:rPr>
                <w:szCs w:val="26"/>
              </w:rPr>
            </w:pPr>
            <w:r w:rsidRPr="00F17FD4">
              <w:rPr>
                <w:szCs w:val="26"/>
              </w:rPr>
              <w:t>2</w:t>
            </w:r>
          </w:p>
        </w:tc>
        <w:tc>
          <w:tcPr>
            <w:tcW w:w="2439" w:type="dxa"/>
            <w:shd w:val="clear" w:color="auto" w:fill="auto"/>
          </w:tcPr>
          <w:p w:rsidR="00E13015" w:rsidRPr="00F17FD4" w:rsidRDefault="00E13015" w:rsidP="009D1115">
            <w:pPr>
              <w:pStyle w:val="ColorfulList-Accent11"/>
              <w:spacing w:line="312" w:lineRule="auto"/>
              <w:ind w:left="0" w:firstLine="0"/>
              <w:rPr>
                <w:szCs w:val="26"/>
              </w:rPr>
            </w:pPr>
            <w:r>
              <w:rPr>
                <w:szCs w:val="26"/>
              </w:rPr>
              <w:t>Ten</w:t>
            </w:r>
          </w:p>
        </w:tc>
        <w:tc>
          <w:tcPr>
            <w:tcW w:w="1701" w:type="dxa"/>
            <w:shd w:val="clear" w:color="auto" w:fill="auto"/>
          </w:tcPr>
          <w:p w:rsidR="00E13015" w:rsidRPr="00F17FD4" w:rsidRDefault="00E13015" w:rsidP="009D1115">
            <w:pPr>
              <w:pStyle w:val="ColorfulList-Accent11"/>
              <w:spacing w:line="312" w:lineRule="auto"/>
              <w:ind w:left="0" w:firstLine="0"/>
              <w:rPr>
                <w:szCs w:val="26"/>
              </w:rPr>
            </w:pPr>
            <w:r>
              <w:rPr>
                <w:szCs w:val="26"/>
              </w:rPr>
              <w:t>Varchar(100)</w:t>
            </w:r>
          </w:p>
        </w:tc>
        <w:tc>
          <w:tcPr>
            <w:tcW w:w="1559" w:type="dxa"/>
            <w:shd w:val="clear" w:color="auto" w:fill="auto"/>
          </w:tcPr>
          <w:p w:rsidR="00E13015" w:rsidRPr="00F17FD4" w:rsidRDefault="00E13015" w:rsidP="009D1115">
            <w:pPr>
              <w:pStyle w:val="ColorfulList-Accent11"/>
              <w:spacing w:line="312" w:lineRule="auto"/>
              <w:ind w:left="0" w:firstLine="0"/>
              <w:rPr>
                <w:szCs w:val="26"/>
              </w:rPr>
            </w:pPr>
            <w:r w:rsidRPr="00F17FD4">
              <w:rPr>
                <w:szCs w:val="26"/>
              </w:rPr>
              <w:t>Not null</w:t>
            </w:r>
          </w:p>
        </w:tc>
        <w:tc>
          <w:tcPr>
            <w:tcW w:w="2551" w:type="dxa"/>
            <w:shd w:val="clear" w:color="auto" w:fill="auto"/>
          </w:tcPr>
          <w:p w:rsidR="00E13015" w:rsidRPr="00F17FD4" w:rsidRDefault="00E13015" w:rsidP="009D1115">
            <w:pPr>
              <w:pStyle w:val="ColorfulList-Accent11"/>
              <w:spacing w:line="312" w:lineRule="auto"/>
              <w:ind w:left="0" w:firstLine="0"/>
              <w:rPr>
                <w:szCs w:val="26"/>
              </w:rPr>
            </w:pPr>
            <w:r>
              <w:rPr>
                <w:szCs w:val="26"/>
              </w:rPr>
              <w:t xml:space="preserve">Tên </w:t>
            </w:r>
            <w:r w:rsidR="0060118E">
              <w:rPr>
                <w:szCs w:val="26"/>
              </w:rPr>
              <w:t>Huyện</w:t>
            </w:r>
          </w:p>
        </w:tc>
      </w:tr>
      <w:tr w:rsidR="00E13015" w:rsidRPr="00F17FD4" w:rsidTr="008276B0">
        <w:tc>
          <w:tcPr>
            <w:tcW w:w="709" w:type="dxa"/>
            <w:shd w:val="clear" w:color="auto" w:fill="auto"/>
            <w:vAlign w:val="center"/>
          </w:tcPr>
          <w:p w:rsidR="00E13015" w:rsidRPr="00F17FD4" w:rsidRDefault="00E13015" w:rsidP="009D1115">
            <w:pPr>
              <w:pStyle w:val="Nidung"/>
              <w:spacing w:before="0" w:line="312" w:lineRule="auto"/>
              <w:ind w:firstLine="0"/>
              <w:jc w:val="center"/>
              <w:rPr>
                <w:szCs w:val="26"/>
              </w:rPr>
            </w:pPr>
            <w:r w:rsidRPr="00F17FD4">
              <w:rPr>
                <w:szCs w:val="26"/>
              </w:rPr>
              <w:t>3</w:t>
            </w:r>
          </w:p>
        </w:tc>
        <w:tc>
          <w:tcPr>
            <w:tcW w:w="2439"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w:t>
            </w:r>
          </w:p>
        </w:tc>
        <w:tc>
          <w:tcPr>
            <w:tcW w:w="1701"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Varchar(30)</w:t>
            </w:r>
          </w:p>
        </w:tc>
        <w:tc>
          <w:tcPr>
            <w:tcW w:w="1559" w:type="dxa"/>
            <w:shd w:val="clear" w:color="auto" w:fill="auto"/>
            <w:vAlign w:val="center"/>
          </w:tcPr>
          <w:p w:rsidR="00E13015" w:rsidRPr="00F17FD4"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51" w:type="dxa"/>
            <w:shd w:val="clear" w:color="auto" w:fill="auto"/>
            <w:vAlign w:val="center"/>
          </w:tcPr>
          <w:p w:rsidR="00E13015" w:rsidRPr="00F17FD4" w:rsidRDefault="00E13015"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w:t>
            </w:r>
          </w:p>
        </w:tc>
      </w:tr>
      <w:tr w:rsidR="00E13015" w:rsidRPr="00F17FD4" w:rsidTr="008276B0">
        <w:tc>
          <w:tcPr>
            <w:tcW w:w="709" w:type="dxa"/>
            <w:shd w:val="clear" w:color="auto" w:fill="auto"/>
            <w:vAlign w:val="center"/>
          </w:tcPr>
          <w:p w:rsidR="00E13015" w:rsidRPr="00F17FD4" w:rsidRDefault="00E13015" w:rsidP="009D1115">
            <w:pPr>
              <w:pStyle w:val="Nidung"/>
              <w:spacing w:before="0" w:line="312" w:lineRule="auto"/>
              <w:ind w:firstLine="0"/>
              <w:jc w:val="center"/>
              <w:rPr>
                <w:szCs w:val="26"/>
              </w:rPr>
            </w:pPr>
            <w:r>
              <w:rPr>
                <w:szCs w:val="26"/>
              </w:rPr>
              <w:t>4</w:t>
            </w:r>
          </w:p>
        </w:tc>
        <w:tc>
          <w:tcPr>
            <w:tcW w:w="2439"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Vitri</w:t>
            </w:r>
          </w:p>
        </w:tc>
        <w:tc>
          <w:tcPr>
            <w:tcW w:w="1701"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Varchar(30)</w:t>
            </w:r>
          </w:p>
        </w:tc>
        <w:tc>
          <w:tcPr>
            <w:tcW w:w="1559"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51" w:type="dxa"/>
            <w:shd w:val="clear" w:color="auto" w:fill="auto"/>
            <w:vAlign w:val="center"/>
          </w:tcPr>
          <w:p w:rsidR="00E13015" w:rsidRDefault="00E13015"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Vị trí</w:t>
            </w:r>
          </w:p>
        </w:tc>
      </w:tr>
      <w:tr w:rsidR="00E13015" w:rsidRPr="00F17FD4" w:rsidTr="008276B0">
        <w:tc>
          <w:tcPr>
            <w:tcW w:w="709" w:type="dxa"/>
            <w:shd w:val="clear" w:color="auto" w:fill="auto"/>
            <w:vAlign w:val="center"/>
          </w:tcPr>
          <w:p w:rsidR="00E13015" w:rsidRPr="00F17FD4" w:rsidRDefault="00E13015" w:rsidP="009D1115">
            <w:pPr>
              <w:pStyle w:val="Nidung"/>
              <w:spacing w:before="0" w:line="312" w:lineRule="auto"/>
              <w:ind w:firstLine="0"/>
              <w:jc w:val="center"/>
              <w:rPr>
                <w:szCs w:val="26"/>
              </w:rPr>
            </w:pPr>
            <w:r>
              <w:rPr>
                <w:szCs w:val="26"/>
              </w:rPr>
              <w:t>5</w:t>
            </w:r>
          </w:p>
        </w:tc>
        <w:tc>
          <w:tcPr>
            <w:tcW w:w="2439"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Id_tinh</w:t>
            </w:r>
          </w:p>
        </w:tc>
        <w:tc>
          <w:tcPr>
            <w:tcW w:w="1701"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w:t>
            </w:r>
          </w:p>
        </w:tc>
        <w:tc>
          <w:tcPr>
            <w:tcW w:w="1559" w:type="dxa"/>
            <w:shd w:val="clear" w:color="auto" w:fill="auto"/>
            <w:vAlign w:val="center"/>
          </w:tcPr>
          <w:p w:rsidR="00E13015" w:rsidRDefault="00E13015"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551" w:type="dxa"/>
            <w:shd w:val="clear" w:color="auto" w:fill="auto"/>
            <w:vAlign w:val="center"/>
          </w:tcPr>
          <w:p w:rsidR="00E13015" w:rsidRDefault="00E13015"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Mã tỉnh</w:t>
            </w:r>
          </w:p>
        </w:tc>
      </w:tr>
    </w:tbl>
    <w:p w:rsidR="00E13015" w:rsidRPr="008276B0" w:rsidRDefault="00E13015" w:rsidP="008276B0">
      <w:pPr>
        <w:pStyle w:val="Caption"/>
        <w:spacing w:before="120" w:after="120" w:line="312" w:lineRule="auto"/>
        <w:jc w:val="center"/>
        <w:rPr>
          <w:rFonts w:ascii="Times New Roman" w:hAnsi="Times New Roman" w:cs="Times New Roman"/>
          <w:color w:val="auto"/>
          <w:sz w:val="26"/>
          <w:szCs w:val="26"/>
        </w:rPr>
      </w:pPr>
      <w:bookmarkStart w:id="144" w:name="_Toc5779722"/>
      <w:bookmarkStart w:id="145" w:name="_Toc8739591"/>
      <w:bookmarkStart w:id="146" w:name="_Toc8973639"/>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27</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địa giới hành chính - Quận / Huyện / Thị xã</w:t>
      </w:r>
      <w:bookmarkEnd w:id="144"/>
      <w:bookmarkEnd w:id="145"/>
      <w:bookmarkEnd w:id="146"/>
    </w:p>
    <w:p w:rsidR="006C4EEA" w:rsidRDefault="00571E17" w:rsidP="00CD5B7E">
      <w:pPr>
        <w:pStyle w:val="Heading4"/>
        <w:ind w:firstLine="720"/>
      </w:pPr>
      <w:r>
        <w:t xml:space="preserve"> </w:t>
      </w:r>
      <w:r w:rsidR="006C4EEA">
        <w:t>2.4.25. Bảng thông tin địa giới hành chính – Xã / Phường / Thị trấn</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2013"/>
        <w:gridCol w:w="1985"/>
        <w:gridCol w:w="1559"/>
        <w:gridCol w:w="2693"/>
      </w:tblGrid>
      <w:tr w:rsidR="004C1793" w:rsidRPr="00F17FD4" w:rsidTr="008276B0">
        <w:trPr>
          <w:tblHeader/>
        </w:trPr>
        <w:tc>
          <w:tcPr>
            <w:tcW w:w="709" w:type="dxa"/>
            <w:shd w:val="clear" w:color="auto" w:fill="DEEAF6" w:themeFill="accent1" w:themeFillTint="33"/>
            <w:vAlign w:val="center"/>
          </w:tcPr>
          <w:p w:rsidR="004C1793" w:rsidRPr="00F17FD4" w:rsidRDefault="004C1793" w:rsidP="008276B0">
            <w:pPr>
              <w:pStyle w:val="Nidung"/>
              <w:spacing w:before="0" w:line="312" w:lineRule="auto"/>
              <w:ind w:firstLine="0"/>
              <w:jc w:val="center"/>
              <w:rPr>
                <w:b/>
                <w:szCs w:val="26"/>
              </w:rPr>
            </w:pPr>
            <w:r w:rsidRPr="00F17FD4">
              <w:rPr>
                <w:b/>
                <w:szCs w:val="26"/>
              </w:rPr>
              <w:t>STT</w:t>
            </w:r>
          </w:p>
        </w:tc>
        <w:tc>
          <w:tcPr>
            <w:tcW w:w="2013" w:type="dxa"/>
            <w:shd w:val="clear" w:color="auto" w:fill="DEEAF6" w:themeFill="accent1" w:themeFillTint="33"/>
            <w:vAlign w:val="center"/>
          </w:tcPr>
          <w:p w:rsidR="004C1793" w:rsidRPr="00F17FD4" w:rsidRDefault="004C1793" w:rsidP="008276B0">
            <w:pPr>
              <w:pStyle w:val="Nidung"/>
              <w:spacing w:before="0" w:line="312" w:lineRule="auto"/>
              <w:ind w:firstLine="0"/>
              <w:jc w:val="center"/>
              <w:rPr>
                <w:b/>
                <w:szCs w:val="26"/>
              </w:rPr>
            </w:pPr>
            <w:r w:rsidRPr="00F17FD4">
              <w:rPr>
                <w:b/>
                <w:szCs w:val="26"/>
              </w:rPr>
              <w:t>Tên thực thể</w:t>
            </w:r>
          </w:p>
        </w:tc>
        <w:tc>
          <w:tcPr>
            <w:tcW w:w="1985" w:type="dxa"/>
            <w:shd w:val="clear" w:color="auto" w:fill="DEEAF6" w:themeFill="accent1" w:themeFillTint="33"/>
            <w:vAlign w:val="center"/>
          </w:tcPr>
          <w:p w:rsidR="004C1793" w:rsidRPr="00F17FD4" w:rsidRDefault="004C1793" w:rsidP="008276B0">
            <w:pPr>
              <w:pStyle w:val="Nidung"/>
              <w:spacing w:before="0" w:line="312" w:lineRule="auto"/>
              <w:ind w:firstLine="0"/>
              <w:jc w:val="center"/>
              <w:rPr>
                <w:b/>
                <w:szCs w:val="26"/>
              </w:rPr>
            </w:pPr>
            <w:r w:rsidRPr="00F17FD4">
              <w:rPr>
                <w:b/>
                <w:szCs w:val="26"/>
              </w:rPr>
              <w:t>Kiểu dữ liệu</w:t>
            </w:r>
          </w:p>
        </w:tc>
        <w:tc>
          <w:tcPr>
            <w:tcW w:w="1559" w:type="dxa"/>
            <w:shd w:val="clear" w:color="auto" w:fill="DEEAF6" w:themeFill="accent1" w:themeFillTint="33"/>
            <w:vAlign w:val="center"/>
          </w:tcPr>
          <w:p w:rsidR="004C1793" w:rsidRPr="00F17FD4" w:rsidRDefault="004C1793" w:rsidP="008276B0">
            <w:pPr>
              <w:pStyle w:val="Nidung"/>
              <w:spacing w:before="0" w:line="312" w:lineRule="auto"/>
              <w:ind w:firstLine="0"/>
              <w:jc w:val="center"/>
              <w:rPr>
                <w:b/>
                <w:szCs w:val="26"/>
              </w:rPr>
            </w:pPr>
            <w:r w:rsidRPr="00F17FD4">
              <w:rPr>
                <w:b/>
                <w:szCs w:val="26"/>
              </w:rPr>
              <w:t>Ràng buộc</w:t>
            </w:r>
          </w:p>
        </w:tc>
        <w:tc>
          <w:tcPr>
            <w:tcW w:w="2693" w:type="dxa"/>
            <w:shd w:val="clear" w:color="auto" w:fill="DEEAF6" w:themeFill="accent1" w:themeFillTint="33"/>
            <w:vAlign w:val="center"/>
          </w:tcPr>
          <w:p w:rsidR="004C1793" w:rsidRPr="00F17FD4" w:rsidRDefault="004C1793" w:rsidP="008276B0">
            <w:pPr>
              <w:pStyle w:val="Nidung"/>
              <w:spacing w:before="0" w:line="312" w:lineRule="auto"/>
              <w:ind w:firstLine="0"/>
              <w:jc w:val="center"/>
              <w:rPr>
                <w:b/>
                <w:szCs w:val="26"/>
              </w:rPr>
            </w:pPr>
            <w:r w:rsidRPr="00F17FD4">
              <w:rPr>
                <w:b/>
                <w:szCs w:val="26"/>
              </w:rPr>
              <w:t>Mô tả</w:t>
            </w:r>
          </w:p>
        </w:tc>
      </w:tr>
      <w:tr w:rsidR="004C1793" w:rsidRPr="00F17FD4" w:rsidTr="008276B0">
        <w:tc>
          <w:tcPr>
            <w:tcW w:w="709" w:type="dxa"/>
            <w:shd w:val="clear" w:color="auto" w:fill="auto"/>
            <w:vAlign w:val="center"/>
          </w:tcPr>
          <w:p w:rsidR="004C1793" w:rsidRPr="00F17FD4" w:rsidRDefault="004C1793" w:rsidP="009D1115">
            <w:pPr>
              <w:pStyle w:val="Nidung"/>
              <w:spacing w:before="0" w:line="312" w:lineRule="auto"/>
              <w:ind w:firstLine="0"/>
              <w:jc w:val="center"/>
              <w:rPr>
                <w:szCs w:val="26"/>
              </w:rPr>
            </w:pPr>
            <w:r w:rsidRPr="00F17FD4">
              <w:rPr>
                <w:szCs w:val="26"/>
              </w:rPr>
              <w:t>1</w:t>
            </w:r>
          </w:p>
        </w:tc>
        <w:tc>
          <w:tcPr>
            <w:tcW w:w="2013"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Id</w:t>
            </w:r>
            <w:r>
              <w:rPr>
                <w:rFonts w:ascii="Times New Roman" w:hAnsi="Times New Roman" w:cs="Times New Roman"/>
                <w:sz w:val="26"/>
                <w:szCs w:val="26"/>
              </w:rPr>
              <w:t>_</w:t>
            </w:r>
            <w:r w:rsidR="0060118E">
              <w:rPr>
                <w:rFonts w:ascii="Times New Roman" w:hAnsi="Times New Roman" w:cs="Times New Roman"/>
                <w:sz w:val="26"/>
                <w:szCs w:val="26"/>
              </w:rPr>
              <w:t>xa</w:t>
            </w:r>
          </w:p>
        </w:tc>
        <w:tc>
          <w:tcPr>
            <w:tcW w:w="1985"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w:t>
            </w:r>
          </w:p>
        </w:tc>
        <w:tc>
          <w:tcPr>
            <w:tcW w:w="1559"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w:t>
            </w:r>
          </w:p>
        </w:tc>
        <w:tc>
          <w:tcPr>
            <w:tcW w:w="2693"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sidRPr="00F17FD4">
              <w:rPr>
                <w:rFonts w:ascii="Times New Roman" w:hAnsi="Times New Roman" w:cs="Times New Roman"/>
                <w:sz w:val="26"/>
                <w:szCs w:val="26"/>
              </w:rPr>
              <w:t>Khóa chính của bảng</w:t>
            </w:r>
          </w:p>
        </w:tc>
      </w:tr>
      <w:tr w:rsidR="004C1793" w:rsidRPr="00F17FD4" w:rsidTr="008276B0">
        <w:tc>
          <w:tcPr>
            <w:tcW w:w="709" w:type="dxa"/>
            <w:shd w:val="clear" w:color="auto" w:fill="auto"/>
            <w:vAlign w:val="center"/>
          </w:tcPr>
          <w:p w:rsidR="004C1793" w:rsidRPr="00F17FD4" w:rsidRDefault="004C1793" w:rsidP="009D1115">
            <w:pPr>
              <w:pStyle w:val="Nidung"/>
              <w:spacing w:before="0" w:line="312" w:lineRule="auto"/>
              <w:ind w:firstLine="0"/>
              <w:jc w:val="center"/>
              <w:rPr>
                <w:szCs w:val="26"/>
              </w:rPr>
            </w:pPr>
            <w:r w:rsidRPr="00F17FD4">
              <w:rPr>
                <w:szCs w:val="26"/>
              </w:rPr>
              <w:t>2</w:t>
            </w:r>
          </w:p>
        </w:tc>
        <w:tc>
          <w:tcPr>
            <w:tcW w:w="2013" w:type="dxa"/>
            <w:shd w:val="clear" w:color="auto" w:fill="auto"/>
          </w:tcPr>
          <w:p w:rsidR="004C1793" w:rsidRPr="00F17FD4" w:rsidRDefault="004C1793" w:rsidP="009D1115">
            <w:pPr>
              <w:pStyle w:val="ColorfulList-Accent11"/>
              <w:spacing w:line="312" w:lineRule="auto"/>
              <w:ind w:left="0" w:firstLine="0"/>
              <w:rPr>
                <w:szCs w:val="26"/>
              </w:rPr>
            </w:pPr>
            <w:r>
              <w:rPr>
                <w:szCs w:val="26"/>
              </w:rPr>
              <w:t>Ten</w:t>
            </w:r>
          </w:p>
        </w:tc>
        <w:tc>
          <w:tcPr>
            <w:tcW w:w="1985" w:type="dxa"/>
            <w:shd w:val="clear" w:color="auto" w:fill="auto"/>
          </w:tcPr>
          <w:p w:rsidR="004C1793" w:rsidRPr="00F17FD4" w:rsidRDefault="004C1793" w:rsidP="009D1115">
            <w:pPr>
              <w:pStyle w:val="ColorfulList-Accent11"/>
              <w:spacing w:line="312" w:lineRule="auto"/>
              <w:ind w:left="0" w:firstLine="0"/>
              <w:rPr>
                <w:szCs w:val="26"/>
              </w:rPr>
            </w:pPr>
            <w:r>
              <w:rPr>
                <w:szCs w:val="26"/>
              </w:rPr>
              <w:t>Varchar(100)</w:t>
            </w:r>
          </w:p>
        </w:tc>
        <w:tc>
          <w:tcPr>
            <w:tcW w:w="1559" w:type="dxa"/>
            <w:shd w:val="clear" w:color="auto" w:fill="auto"/>
          </w:tcPr>
          <w:p w:rsidR="004C1793" w:rsidRPr="00F17FD4" w:rsidRDefault="004C1793" w:rsidP="009D1115">
            <w:pPr>
              <w:pStyle w:val="ColorfulList-Accent11"/>
              <w:spacing w:line="312" w:lineRule="auto"/>
              <w:ind w:left="0" w:firstLine="0"/>
              <w:rPr>
                <w:szCs w:val="26"/>
              </w:rPr>
            </w:pPr>
            <w:r w:rsidRPr="00F17FD4">
              <w:rPr>
                <w:szCs w:val="26"/>
              </w:rPr>
              <w:t>Not null</w:t>
            </w:r>
          </w:p>
        </w:tc>
        <w:tc>
          <w:tcPr>
            <w:tcW w:w="2693" w:type="dxa"/>
            <w:shd w:val="clear" w:color="auto" w:fill="auto"/>
          </w:tcPr>
          <w:p w:rsidR="004C1793" w:rsidRPr="00F17FD4" w:rsidRDefault="004C1793" w:rsidP="009D1115">
            <w:pPr>
              <w:pStyle w:val="ColorfulList-Accent11"/>
              <w:spacing w:line="312" w:lineRule="auto"/>
              <w:ind w:left="0" w:firstLine="0"/>
              <w:rPr>
                <w:szCs w:val="26"/>
              </w:rPr>
            </w:pPr>
            <w:r>
              <w:rPr>
                <w:szCs w:val="26"/>
              </w:rPr>
              <w:t xml:space="preserve">Tên </w:t>
            </w:r>
            <w:r w:rsidR="00B945A7">
              <w:rPr>
                <w:szCs w:val="26"/>
              </w:rPr>
              <w:t>X</w:t>
            </w:r>
            <w:r w:rsidR="0060118E">
              <w:rPr>
                <w:szCs w:val="26"/>
              </w:rPr>
              <w:t>ã</w:t>
            </w:r>
          </w:p>
        </w:tc>
      </w:tr>
      <w:tr w:rsidR="004C1793" w:rsidRPr="00F17FD4" w:rsidTr="008276B0">
        <w:tc>
          <w:tcPr>
            <w:tcW w:w="709" w:type="dxa"/>
            <w:shd w:val="clear" w:color="auto" w:fill="auto"/>
            <w:vAlign w:val="center"/>
          </w:tcPr>
          <w:p w:rsidR="004C1793" w:rsidRPr="00F17FD4" w:rsidRDefault="004C1793" w:rsidP="009D1115">
            <w:pPr>
              <w:pStyle w:val="Nidung"/>
              <w:spacing w:before="0" w:line="312" w:lineRule="auto"/>
              <w:ind w:firstLine="0"/>
              <w:jc w:val="center"/>
              <w:rPr>
                <w:szCs w:val="26"/>
              </w:rPr>
            </w:pPr>
            <w:r w:rsidRPr="00F17FD4">
              <w:rPr>
                <w:szCs w:val="26"/>
              </w:rPr>
              <w:t>3</w:t>
            </w:r>
          </w:p>
        </w:tc>
        <w:tc>
          <w:tcPr>
            <w:tcW w:w="2013"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Loai</w:t>
            </w:r>
          </w:p>
        </w:tc>
        <w:tc>
          <w:tcPr>
            <w:tcW w:w="1985"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Varchar(30)</w:t>
            </w:r>
          </w:p>
        </w:tc>
        <w:tc>
          <w:tcPr>
            <w:tcW w:w="1559" w:type="dxa"/>
            <w:shd w:val="clear" w:color="auto" w:fill="auto"/>
            <w:vAlign w:val="center"/>
          </w:tcPr>
          <w:p w:rsidR="004C1793" w:rsidRPr="00F17FD4"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693" w:type="dxa"/>
            <w:shd w:val="clear" w:color="auto" w:fill="auto"/>
            <w:vAlign w:val="center"/>
          </w:tcPr>
          <w:p w:rsidR="004C1793" w:rsidRPr="00F17FD4" w:rsidRDefault="004C1793"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Loại</w:t>
            </w:r>
          </w:p>
        </w:tc>
      </w:tr>
      <w:tr w:rsidR="004C1793" w:rsidRPr="00F17FD4" w:rsidTr="008276B0">
        <w:tc>
          <w:tcPr>
            <w:tcW w:w="709" w:type="dxa"/>
            <w:shd w:val="clear" w:color="auto" w:fill="auto"/>
            <w:vAlign w:val="center"/>
          </w:tcPr>
          <w:p w:rsidR="004C1793" w:rsidRPr="00F17FD4" w:rsidRDefault="004C1793" w:rsidP="009D1115">
            <w:pPr>
              <w:pStyle w:val="Nidung"/>
              <w:spacing w:before="0" w:line="312" w:lineRule="auto"/>
              <w:ind w:firstLine="0"/>
              <w:jc w:val="center"/>
              <w:rPr>
                <w:szCs w:val="26"/>
              </w:rPr>
            </w:pPr>
            <w:r>
              <w:rPr>
                <w:szCs w:val="26"/>
              </w:rPr>
              <w:t>4</w:t>
            </w:r>
          </w:p>
        </w:tc>
        <w:tc>
          <w:tcPr>
            <w:tcW w:w="2013"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Vitri</w:t>
            </w:r>
          </w:p>
        </w:tc>
        <w:tc>
          <w:tcPr>
            <w:tcW w:w="1985"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Varchar(30)</w:t>
            </w:r>
          </w:p>
        </w:tc>
        <w:tc>
          <w:tcPr>
            <w:tcW w:w="1559"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693" w:type="dxa"/>
            <w:shd w:val="clear" w:color="auto" w:fill="auto"/>
            <w:vAlign w:val="center"/>
          </w:tcPr>
          <w:p w:rsidR="004C1793" w:rsidRDefault="004C1793"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Vị trí</w:t>
            </w:r>
          </w:p>
        </w:tc>
      </w:tr>
      <w:tr w:rsidR="004C1793" w:rsidRPr="00F17FD4" w:rsidTr="008276B0">
        <w:tc>
          <w:tcPr>
            <w:tcW w:w="709" w:type="dxa"/>
            <w:shd w:val="clear" w:color="auto" w:fill="auto"/>
            <w:vAlign w:val="center"/>
          </w:tcPr>
          <w:p w:rsidR="004C1793" w:rsidRPr="00F17FD4" w:rsidRDefault="004C1793" w:rsidP="009D1115">
            <w:pPr>
              <w:pStyle w:val="Nidung"/>
              <w:spacing w:before="0" w:line="312" w:lineRule="auto"/>
              <w:ind w:firstLine="0"/>
              <w:jc w:val="center"/>
              <w:rPr>
                <w:szCs w:val="26"/>
              </w:rPr>
            </w:pPr>
            <w:r>
              <w:rPr>
                <w:szCs w:val="26"/>
              </w:rPr>
              <w:t>5</w:t>
            </w:r>
          </w:p>
        </w:tc>
        <w:tc>
          <w:tcPr>
            <w:tcW w:w="2013"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Id_</w:t>
            </w:r>
            <w:r w:rsidR="00094F70">
              <w:rPr>
                <w:rFonts w:ascii="Times New Roman" w:hAnsi="Times New Roman" w:cs="Times New Roman"/>
                <w:sz w:val="26"/>
                <w:szCs w:val="26"/>
              </w:rPr>
              <w:t>huyen</w:t>
            </w:r>
          </w:p>
        </w:tc>
        <w:tc>
          <w:tcPr>
            <w:tcW w:w="1985"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Varchar(5)</w:t>
            </w:r>
          </w:p>
        </w:tc>
        <w:tc>
          <w:tcPr>
            <w:tcW w:w="1559" w:type="dxa"/>
            <w:shd w:val="clear" w:color="auto" w:fill="auto"/>
            <w:vAlign w:val="center"/>
          </w:tcPr>
          <w:p w:rsidR="004C1793" w:rsidRDefault="004C1793" w:rsidP="009D1115">
            <w:pPr>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Not null</w:t>
            </w:r>
          </w:p>
        </w:tc>
        <w:tc>
          <w:tcPr>
            <w:tcW w:w="2693" w:type="dxa"/>
            <w:shd w:val="clear" w:color="auto" w:fill="auto"/>
            <w:vAlign w:val="center"/>
          </w:tcPr>
          <w:p w:rsidR="004C1793" w:rsidRDefault="004C1793" w:rsidP="009D1115">
            <w:pPr>
              <w:keepNext/>
              <w:spacing w:after="0" w:line="312" w:lineRule="auto"/>
              <w:contextualSpacing/>
              <w:jc w:val="both"/>
              <w:rPr>
                <w:rFonts w:ascii="Times New Roman" w:hAnsi="Times New Roman" w:cs="Times New Roman"/>
                <w:sz w:val="26"/>
                <w:szCs w:val="26"/>
              </w:rPr>
            </w:pPr>
            <w:r>
              <w:rPr>
                <w:rFonts w:ascii="Times New Roman" w:hAnsi="Times New Roman" w:cs="Times New Roman"/>
                <w:sz w:val="26"/>
                <w:szCs w:val="26"/>
              </w:rPr>
              <w:t xml:space="preserve">Mã </w:t>
            </w:r>
            <w:r w:rsidR="00094F70">
              <w:rPr>
                <w:rFonts w:ascii="Times New Roman" w:hAnsi="Times New Roman" w:cs="Times New Roman"/>
                <w:sz w:val="26"/>
                <w:szCs w:val="26"/>
              </w:rPr>
              <w:t>huyện</w:t>
            </w:r>
          </w:p>
        </w:tc>
      </w:tr>
    </w:tbl>
    <w:p w:rsidR="004C1793" w:rsidRPr="008276B0" w:rsidRDefault="001F2A43" w:rsidP="008276B0">
      <w:pPr>
        <w:pStyle w:val="Caption"/>
        <w:spacing w:before="120" w:after="120" w:line="312" w:lineRule="auto"/>
        <w:jc w:val="center"/>
        <w:rPr>
          <w:rFonts w:ascii="Times New Roman" w:hAnsi="Times New Roman" w:cs="Times New Roman"/>
          <w:color w:val="auto"/>
          <w:sz w:val="26"/>
          <w:szCs w:val="26"/>
        </w:rPr>
      </w:pPr>
      <w:bookmarkStart w:id="147" w:name="_Toc5779723"/>
      <w:bookmarkStart w:id="148" w:name="_Toc8739592"/>
      <w:bookmarkStart w:id="149" w:name="_Toc8973640"/>
      <w:r w:rsidRPr="008276B0">
        <w:rPr>
          <w:rFonts w:ascii="Times New Roman" w:hAnsi="Times New Roman" w:cs="Times New Roman"/>
          <w:color w:val="auto"/>
          <w:sz w:val="26"/>
          <w:szCs w:val="26"/>
        </w:rPr>
        <w:t xml:space="preserve">Bảng </w:t>
      </w:r>
      <w:r w:rsidRPr="008276B0">
        <w:rPr>
          <w:rFonts w:ascii="Times New Roman" w:hAnsi="Times New Roman" w:cs="Times New Roman"/>
          <w:color w:val="auto"/>
          <w:sz w:val="26"/>
          <w:szCs w:val="26"/>
        </w:rPr>
        <w:fldChar w:fldCharType="begin"/>
      </w:r>
      <w:r w:rsidRPr="008276B0">
        <w:rPr>
          <w:rFonts w:ascii="Times New Roman" w:hAnsi="Times New Roman" w:cs="Times New Roman"/>
          <w:color w:val="auto"/>
          <w:sz w:val="26"/>
          <w:szCs w:val="26"/>
        </w:rPr>
        <w:instrText xml:space="preserve"> SEQ Bảng \* ARABIC </w:instrText>
      </w:r>
      <w:r w:rsidRPr="008276B0">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28</w:t>
      </w:r>
      <w:r w:rsidRPr="008276B0">
        <w:rPr>
          <w:rFonts w:ascii="Times New Roman" w:hAnsi="Times New Roman" w:cs="Times New Roman"/>
          <w:color w:val="auto"/>
          <w:sz w:val="26"/>
          <w:szCs w:val="26"/>
        </w:rPr>
        <w:fldChar w:fldCharType="end"/>
      </w:r>
      <w:r w:rsidRPr="008276B0">
        <w:rPr>
          <w:rFonts w:ascii="Times New Roman" w:hAnsi="Times New Roman" w:cs="Times New Roman"/>
          <w:color w:val="auto"/>
          <w:sz w:val="26"/>
          <w:szCs w:val="26"/>
        </w:rPr>
        <w:t>. Bảng thông tin địa giới hành chính - Xã / Phường / Thị trấn</w:t>
      </w:r>
      <w:bookmarkEnd w:id="147"/>
      <w:bookmarkEnd w:id="148"/>
      <w:bookmarkEnd w:id="149"/>
    </w:p>
    <w:p w:rsidR="00496670" w:rsidRDefault="00496670" w:rsidP="00414FEA">
      <w:pPr>
        <w:pStyle w:val="Heading2"/>
        <w:ind w:firstLine="720"/>
      </w:pPr>
      <w:bookmarkStart w:id="150" w:name="_Toc8936958"/>
      <w:r>
        <w:lastRenderedPageBreak/>
        <w:t>2.5. Biểu đồ dữ liệu quan hệ giữa các bảng</w:t>
      </w:r>
      <w:bookmarkEnd w:id="150"/>
    </w:p>
    <w:p w:rsidR="00433C4F" w:rsidRDefault="00B50CA9" w:rsidP="00433C4F">
      <w:pPr>
        <w:keepNext/>
        <w:ind w:left="-284"/>
      </w:pPr>
      <w:r w:rsidRPr="00B50CA9">
        <w:rPr>
          <w:noProof/>
        </w:rPr>
        <w:drawing>
          <wp:inline distT="0" distB="0" distL="0" distR="0" wp14:anchorId="73ADAEDC" wp14:editId="691A12A0">
            <wp:extent cx="6172200" cy="7210012"/>
            <wp:effectExtent l="0" t="0" r="0" b="0"/>
            <wp:docPr id="7" name="Picture 7" descr="E:\All-Back-up\IT\HK-4\Do-an-tot-nghiep\toandq-baocao\data_all\ER-toandq-doantotnghiep-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ll-Back-up\IT\HK-4\Do-an-tot-nghiep\toandq-baocao\data_all\ER-toandq-doantotnghiep-fina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0562" cy="7231462"/>
                    </a:xfrm>
                    <a:prstGeom prst="rect">
                      <a:avLst/>
                    </a:prstGeom>
                    <a:noFill/>
                    <a:ln>
                      <a:noFill/>
                    </a:ln>
                  </pic:spPr>
                </pic:pic>
              </a:graphicData>
            </a:graphic>
          </wp:inline>
        </w:drawing>
      </w:r>
    </w:p>
    <w:p w:rsidR="00032C01" w:rsidRPr="00433C4F" w:rsidRDefault="00433C4F" w:rsidP="00F72B10">
      <w:pPr>
        <w:pStyle w:val="Caption"/>
        <w:spacing w:before="120" w:after="120" w:line="312" w:lineRule="auto"/>
        <w:jc w:val="center"/>
        <w:rPr>
          <w:rFonts w:ascii="Times New Roman" w:hAnsi="Times New Roman" w:cs="Times New Roman"/>
          <w:color w:val="auto"/>
          <w:sz w:val="26"/>
          <w:szCs w:val="26"/>
        </w:rPr>
      </w:pPr>
      <w:bookmarkStart w:id="151" w:name="_Toc5779640"/>
      <w:bookmarkStart w:id="152" w:name="_Toc8374065"/>
      <w:bookmarkStart w:id="153" w:name="_Toc8739537"/>
      <w:bookmarkStart w:id="154" w:name="_Toc8973518"/>
      <w:r w:rsidRPr="00433C4F">
        <w:rPr>
          <w:rFonts w:ascii="Times New Roman" w:hAnsi="Times New Roman" w:cs="Times New Roman"/>
          <w:color w:val="auto"/>
          <w:sz w:val="26"/>
          <w:szCs w:val="26"/>
        </w:rPr>
        <w:t xml:space="preserve">Hình </w:t>
      </w:r>
      <w:r w:rsidRPr="00433C4F">
        <w:rPr>
          <w:rFonts w:ascii="Times New Roman" w:hAnsi="Times New Roman" w:cs="Times New Roman"/>
          <w:color w:val="auto"/>
          <w:sz w:val="26"/>
          <w:szCs w:val="26"/>
        </w:rPr>
        <w:fldChar w:fldCharType="begin"/>
      </w:r>
      <w:r w:rsidRPr="00433C4F">
        <w:rPr>
          <w:rFonts w:ascii="Times New Roman" w:hAnsi="Times New Roman" w:cs="Times New Roman"/>
          <w:color w:val="auto"/>
          <w:sz w:val="26"/>
          <w:szCs w:val="26"/>
        </w:rPr>
        <w:instrText xml:space="preserve"> SEQ Hình \* ARABIC </w:instrText>
      </w:r>
      <w:r w:rsidRPr="00433C4F">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8</w:t>
      </w:r>
      <w:r w:rsidRPr="00433C4F">
        <w:rPr>
          <w:rFonts w:ascii="Times New Roman" w:hAnsi="Times New Roman" w:cs="Times New Roman"/>
          <w:color w:val="auto"/>
          <w:sz w:val="26"/>
          <w:szCs w:val="26"/>
        </w:rPr>
        <w:fldChar w:fldCharType="end"/>
      </w:r>
      <w:r w:rsidRPr="00C1279F">
        <w:rPr>
          <w:rFonts w:ascii="Times New Roman" w:hAnsi="Times New Roman" w:cs="Times New Roman"/>
          <w:color w:val="auto"/>
          <w:sz w:val="26"/>
          <w:szCs w:val="26"/>
        </w:rPr>
        <w:t>. Biểu đồ dữ liệu quan hệ giữa các bảng</w:t>
      </w:r>
      <w:bookmarkEnd w:id="151"/>
      <w:bookmarkEnd w:id="152"/>
      <w:bookmarkEnd w:id="153"/>
      <w:bookmarkEnd w:id="154"/>
    </w:p>
    <w:p w:rsidR="00496670" w:rsidRPr="00496670" w:rsidRDefault="00496670" w:rsidP="00496670"/>
    <w:p w:rsidR="00AD777C" w:rsidRPr="008028CF" w:rsidRDefault="004B5C9F" w:rsidP="008028CF">
      <w:pPr>
        <w:spacing w:after="120" w:line="360" w:lineRule="auto"/>
        <w:jc w:val="both"/>
        <w:rPr>
          <w:rFonts w:ascii="Times New Roman" w:hAnsi="Times New Roman" w:cs="Times New Roman"/>
          <w:sz w:val="27"/>
          <w:szCs w:val="27"/>
        </w:rPr>
      </w:pPr>
      <w:r w:rsidRPr="008028CF">
        <w:rPr>
          <w:rFonts w:ascii="Times New Roman" w:hAnsi="Times New Roman" w:cs="Times New Roman"/>
          <w:sz w:val="27"/>
          <w:szCs w:val="27"/>
        </w:rPr>
        <w:tab/>
      </w:r>
    </w:p>
    <w:p w:rsidR="004F070D" w:rsidRDefault="004F070D">
      <w:pPr>
        <w:rPr>
          <w:rFonts w:ascii="Times New Roman" w:eastAsiaTheme="majorEastAsia" w:hAnsi="Times New Roman" w:cstheme="majorBidi"/>
          <w:b/>
          <w:spacing w:val="-10"/>
          <w:kern w:val="28"/>
          <w:sz w:val="28"/>
          <w:szCs w:val="56"/>
        </w:rPr>
      </w:pPr>
      <w:r>
        <w:br w:type="page"/>
      </w:r>
    </w:p>
    <w:p w:rsidR="004016AD" w:rsidRPr="008028CF" w:rsidRDefault="00F922A3" w:rsidP="0042361A">
      <w:pPr>
        <w:pStyle w:val="Heading1"/>
      </w:pPr>
      <w:bookmarkStart w:id="155" w:name="_Toc8936959"/>
      <w:r>
        <w:lastRenderedPageBreak/>
        <w:t>CHƯƠNG 3</w:t>
      </w:r>
      <w:r w:rsidR="00FA15CF" w:rsidRPr="008028CF">
        <w:t>.</w:t>
      </w:r>
      <w:r w:rsidR="00BD1DCF" w:rsidRPr="008028CF">
        <w:t xml:space="preserve"> </w:t>
      </w:r>
      <w:r w:rsidR="00FA15CF" w:rsidRPr="008028CF">
        <w:t xml:space="preserve">XÂY DỰNG </w:t>
      </w:r>
      <w:r w:rsidR="00913978">
        <w:t xml:space="preserve">VÀ CÀI ĐẶT </w:t>
      </w:r>
      <w:r w:rsidR="00FA15CF" w:rsidRPr="008028CF">
        <w:t>CHƯƠNG TRÌNH</w:t>
      </w:r>
      <w:bookmarkEnd w:id="155"/>
    </w:p>
    <w:p w:rsidR="00254EE0" w:rsidRDefault="00254EE0" w:rsidP="009245EA">
      <w:pPr>
        <w:pStyle w:val="Heading2"/>
        <w:ind w:firstLine="720"/>
      </w:pPr>
      <w:bookmarkStart w:id="156" w:name="_Toc8936960"/>
      <w:r w:rsidRPr="00A33B86">
        <w:t>3.</w:t>
      </w:r>
      <w:r w:rsidR="00775F55">
        <w:rPr>
          <w:lang w:val="vi-VN"/>
        </w:rPr>
        <w:t>1</w:t>
      </w:r>
      <w:r w:rsidRPr="00A33B86">
        <w:t>. Cài đặt ứng dụng</w:t>
      </w:r>
      <w:bookmarkEnd w:id="156"/>
    </w:p>
    <w:p w:rsidR="00FE2DC2" w:rsidRDefault="00FE2DC2" w:rsidP="00FE2DC2">
      <w:pPr>
        <w:pStyle w:val="Heading3"/>
        <w:rPr>
          <w:lang w:val="vi-VN"/>
        </w:rPr>
      </w:pPr>
      <w:r>
        <w:tab/>
      </w:r>
      <w:bookmarkStart w:id="157" w:name="_Toc5779548"/>
      <w:bookmarkStart w:id="158" w:name="_Toc8374248"/>
      <w:bookmarkStart w:id="159" w:name="_Toc8936961"/>
      <w:r>
        <w:rPr>
          <w:lang w:val="vi-VN"/>
        </w:rPr>
        <w:t>3.1.1. Cài đặt ứng dụng</w:t>
      </w:r>
      <w:bookmarkEnd w:id="157"/>
      <w:bookmarkEnd w:id="158"/>
      <w:bookmarkEnd w:id="159"/>
    </w:p>
    <w:p w:rsidR="00D370A5" w:rsidRPr="008654B8" w:rsidRDefault="00D370A5" w:rsidP="00AF6C06">
      <w:pPr>
        <w:pStyle w:val="NormalWeb"/>
        <w:shd w:val="clear" w:color="auto" w:fill="FFFFFF"/>
        <w:spacing w:before="0" w:beforeAutospacing="0" w:after="0" w:afterAutospacing="0" w:line="312" w:lineRule="auto"/>
        <w:ind w:firstLine="720"/>
        <w:jc w:val="both"/>
        <w:rPr>
          <w:rFonts w:eastAsiaTheme="minorHAnsi"/>
          <w:sz w:val="26"/>
          <w:szCs w:val="26"/>
          <w:lang w:val="vi-VN"/>
          <w:rPrChange w:id="160" w:author="Nguyen Quoc Tuan" w:date="2019-05-18T19:03:00Z">
            <w:rPr>
              <w:rFonts w:eastAsiaTheme="minorHAnsi"/>
              <w:sz w:val="26"/>
              <w:szCs w:val="26"/>
            </w:rPr>
          </w:rPrChange>
        </w:rPr>
      </w:pPr>
      <w:r w:rsidRPr="008654B8">
        <w:rPr>
          <w:rFonts w:eastAsiaTheme="minorHAnsi"/>
          <w:sz w:val="26"/>
          <w:szCs w:val="26"/>
          <w:lang w:val="vi-VN"/>
          <w:rPrChange w:id="161" w:author="Nguyen Quoc Tuan" w:date="2019-05-18T19:03:00Z">
            <w:rPr>
              <w:rFonts w:eastAsiaTheme="minorHAnsi"/>
              <w:sz w:val="26"/>
              <w:szCs w:val="26"/>
            </w:rPr>
          </w:rPrChange>
        </w:rPr>
        <w:t>Ứng dụng được viết bằng:</w:t>
      </w:r>
    </w:p>
    <w:p w:rsidR="00D370A5" w:rsidRPr="008654B8" w:rsidRDefault="00D370A5" w:rsidP="00AF6C06">
      <w:pPr>
        <w:pStyle w:val="NormalWeb"/>
        <w:shd w:val="clear" w:color="auto" w:fill="FFFFFF"/>
        <w:spacing w:before="0" w:beforeAutospacing="0" w:after="0" w:afterAutospacing="0" w:line="312" w:lineRule="auto"/>
        <w:ind w:firstLine="720"/>
        <w:jc w:val="both"/>
        <w:rPr>
          <w:rFonts w:eastAsiaTheme="minorHAnsi"/>
          <w:sz w:val="26"/>
          <w:szCs w:val="26"/>
          <w:lang w:val="vi-VN"/>
          <w:rPrChange w:id="162" w:author="Nguyen Quoc Tuan" w:date="2019-05-18T19:03:00Z">
            <w:rPr>
              <w:rFonts w:eastAsiaTheme="minorHAnsi"/>
              <w:sz w:val="26"/>
              <w:szCs w:val="26"/>
            </w:rPr>
          </w:rPrChange>
        </w:rPr>
      </w:pPr>
      <w:r w:rsidRPr="008654B8">
        <w:rPr>
          <w:rFonts w:eastAsiaTheme="minorHAnsi"/>
          <w:sz w:val="26"/>
          <w:szCs w:val="26"/>
          <w:lang w:val="vi-VN"/>
          <w:rPrChange w:id="163" w:author="Nguyen Quoc Tuan" w:date="2019-05-18T19:03:00Z">
            <w:rPr>
              <w:rFonts w:eastAsiaTheme="minorHAnsi"/>
              <w:sz w:val="26"/>
              <w:szCs w:val="26"/>
            </w:rPr>
          </w:rPrChange>
        </w:rPr>
        <w:t>- Ngôn ngữ lập trình PHP;</w:t>
      </w:r>
    </w:p>
    <w:p w:rsidR="00D370A5" w:rsidRPr="008654B8" w:rsidRDefault="00D370A5" w:rsidP="00AF6C06">
      <w:pPr>
        <w:pStyle w:val="NormalWeb"/>
        <w:shd w:val="clear" w:color="auto" w:fill="FFFFFF"/>
        <w:spacing w:before="0" w:beforeAutospacing="0" w:after="0" w:afterAutospacing="0" w:line="312" w:lineRule="auto"/>
        <w:ind w:firstLine="720"/>
        <w:jc w:val="both"/>
        <w:rPr>
          <w:rFonts w:eastAsiaTheme="minorHAnsi"/>
          <w:sz w:val="26"/>
          <w:szCs w:val="26"/>
          <w:lang w:val="vi-VN"/>
          <w:rPrChange w:id="164" w:author="Nguyen Quoc Tuan" w:date="2019-05-18T19:03:00Z">
            <w:rPr>
              <w:rFonts w:eastAsiaTheme="minorHAnsi"/>
              <w:sz w:val="26"/>
              <w:szCs w:val="26"/>
            </w:rPr>
          </w:rPrChange>
        </w:rPr>
      </w:pPr>
      <w:r w:rsidRPr="008654B8">
        <w:rPr>
          <w:rFonts w:eastAsiaTheme="minorHAnsi"/>
          <w:sz w:val="26"/>
          <w:szCs w:val="26"/>
          <w:lang w:val="vi-VN"/>
          <w:rPrChange w:id="165" w:author="Nguyen Quoc Tuan" w:date="2019-05-18T19:03:00Z">
            <w:rPr>
              <w:rFonts w:eastAsiaTheme="minorHAnsi"/>
              <w:sz w:val="26"/>
              <w:szCs w:val="26"/>
            </w:rPr>
          </w:rPrChange>
        </w:rPr>
        <w:t>- Hệ quản trị cơ sở dữ liệu: MySql;</w:t>
      </w:r>
    </w:p>
    <w:p w:rsidR="00D370A5" w:rsidRPr="008654B8" w:rsidRDefault="00D370A5" w:rsidP="00AF6C06">
      <w:pPr>
        <w:pStyle w:val="NormalWeb"/>
        <w:shd w:val="clear" w:color="auto" w:fill="FFFFFF"/>
        <w:spacing w:before="0" w:beforeAutospacing="0" w:after="0" w:afterAutospacing="0" w:line="312" w:lineRule="auto"/>
        <w:ind w:firstLine="720"/>
        <w:jc w:val="both"/>
        <w:rPr>
          <w:rFonts w:eastAsiaTheme="minorHAnsi"/>
          <w:sz w:val="26"/>
          <w:szCs w:val="26"/>
          <w:lang w:val="vi-VN"/>
          <w:rPrChange w:id="166" w:author="Nguyen Quoc Tuan" w:date="2019-05-18T19:03:00Z">
            <w:rPr>
              <w:rFonts w:eastAsiaTheme="minorHAnsi"/>
              <w:sz w:val="26"/>
              <w:szCs w:val="26"/>
            </w:rPr>
          </w:rPrChange>
        </w:rPr>
      </w:pPr>
      <w:r w:rsidRPr="008654B8">
        <w:rPr>
          <w:rFonts w:eastAsiaTheme="minorHAnsi"/>
          <w:sz w:val="26"/>
          <w:szCs w:val="26"/>
          <w:lang w:val="vi-VN"/>
          <w:rPrChange w:id="167" w:author="Nguyen Quoc Tuan" w:date="2019-05-18T19:03:00Z">
            <w:rPr>
              <w:rFonts w:eastAsiaTheme="minorHAnsi"/>
              <w:sz w:val="26"/>
              <w:szCs w:val="26"/>
            </w:rPr>
          </w:rPrChange>
        </w:rPr>
        <w:t>- Framework sử dụng: Yii2;</w:t>
      </w:r>
    </w:p>
    <w:p w:rsidR="00D370A5" w:rsidRPr="008654B8" w:rsidRDefault="00D370A5" w:rsidP="00AF6C06">
      <w:pPr>
        <w:pStyle w:val="NormalWeb"/>
        <w:shd w:val="clear" w:color="auto" w:fill="FFFFFF"/>
        <w:spacing w:before="0" w:beforeAutospacing="0" w:after="0" w:afterAutospacing="0" w:line="312" w:lineRule="auto"/>
        <w:ind w:firstLine="720"/>
        <w:jc w:val="both"/>
        <w:rPr>
          <w:rFonts w:eastAsiaTheme="minorHAnsi"/>
          <w:sz w:val="26"/>
          <w:szCs w:val="26"/>
          <w:lang w:val="vi-VN"/>
          <w:rPrChange w:id="168" w:author="Nguyen Quoc Tuan" w:date="2019-05-18T19:03:00Z">
            <w:rPr>
              <w:rFonts w:eastAsiaTheme="minorHAnsi"/>
              <w:sz w:val="26"/>
              <w:szCs w:val="26"/>
            </w:rPr>
          </w:rPrChange>
        </w:rPr>
      </w:pPr>
      <w:r w:rsidRPr="008654B8">
        <w:rPr>
          <w:rFonts w:eastAsiaTheme="minorHAnsi"/>
          <w:sz w:val="26"/>
          <w:szCs w:val="26"/>
          <w:lang w:val="vi-VN"/>
          <w:rPrChange w:id="169" w:author="Nguyen Quoc Tuan" w:date="2019-05-18T19:03:00Z">
            <w:rPr>
              <w:rFonts w:eastAsiaTheme="minorHAnsi"/>
              <w:sz w:val="26"/>
              <w:szCs w:val="26"/>
            </w:rPr>
          </w:rPrChange>
        </w:rPr>
        <w:t>- Công cụ sử dụng: Xampp.</w:t>
      </w:r>
    </w:p>
    <w:p w:rsidR="005C197D" w:rsidRPr="008654B8" w:rsidRDefault="005C197D" w:rsidP="005C197D">
      <w:pPr>
        <w:pStyle w:val="Heading3"/>
        <w:rPr>
          <w:lang w:val="vi-VN"/>
          <w:rPrChange w:id="170" w:author="Nguyen Quoc Tuan" w:date="2019-05-18T19:03:00Z">
            <w:rPr/>
          </w:rPrChange>
        </w:rPr>
      </w:pPr>
      <w:r w:rsidRPr="008654B8">
        <w:rPr>
          <w:lang w:val="vi-VN"/>
          <w:rPrChange w:id="171" w:author="Nguyen Quoc Tuan" w:date="2019-05-18T19:03:00Z">
            <w:rPr/>
          </w:rPrChange>
        </w:rPr>
        <w:tab/>
      </w:r>
      <w:bookmarkStart w:id="172" w:name="_Toc8374249"/>
      <w:bookmarkStart w:id="173" w:name="_Toc8936962"/>
      <w:r>
        <w:rPr>
          <w:lang w:val="vi-VN"/>
        </w:rPr>
        <w:t>3.1.</w:t>
      </w:r>
      <w:r w:rsidRPr="008654B8">
        <w:rPr>
          <w:lang w:val="vi-VN"/>
          <w:rPrChange w:id="174" w:author="Nguyen Quoc Tuan" w:date="2019-05-18T19:03:00Z">
            <w:rPr/>
          </w:rPrChange>
        </w:rPr>
        <w:t>2</w:t>
      </w:r>
      <w:r>
        <w:rPr>
          <w:lang w:val="vi-VN"/>
        </w:rPr>
        <w:t xml:space="preserve">. </w:t>
      </w:r>
      <w:r w:rsidRPr="008654B8">
        <w:rPr>
          <w:lang w:val="vi-VN"/>
          <w:rPrChange w:id="175" w:author="Nguyen Quoc Tuan" w:date="2019-05-18T19:03:00Z">
            <w:rPr/>
          </w:rPrChange>
        </w:rPr>
        <w:t>Phương án xử lý yêu cầu bài toán</w:t>
      </w:r>
      <w:bookmarkEnd w:id="172"/>
      <w:bookmarkEnd w:id="173"/>
    </w:p>
    <w:p w:rsidR="008B478B" w:rsidRPr="008654B8" w:rsidRDefault="008B478B" w:rsidP="00AF6C06">
      <w:pPr>
        <w:pStyle w:val="NormalWeb"/>
        <w:shd w:val="clear" w:color="auto" w:fill="FFFFFF"/>
        <w:spacing w:before="0" w:beforeAutospacing="0" w:after="0" w:afterAutospacing="0" w:line="312" w:lineRule="auto"/>
        <w:ind w:firstLine="720"/>
        <w:jc w:val="both"/>
        <w:rPr>
          <w:rFonts w:eastAsiaTheme="minorHAnsi"/>
          <w:sz w:val="26"/>
          <w:szCs w:val="26"/>
          <w:lang w:val="vi-VN"/>
          <w:rPrChange w:id="176" w:author="Nguyen Quoc Tuan" w:date="2019-05-18T19:03:00Z">
            <w:rPr>
              <w:rFonts w:eastAsiaTheme="minorHAnsi"/>
              <w:sz w:val="26"/>
              <w:szCs w:val="26"/>
            </w:rPr>
          </w:rPrChange>
        </w:rPr>
      </w:pPr>
      <w:r w:rsidRPr="008654B8">
        <w:rPr>
          <w:rFonts w:eastAsiaTheme="minorHAnsi"/>
          <w:sz w:val="26"/>
          <w:szCs w:val="26"/>
          <w:lang w:val="vi-VN"/>
          <w:rPrChange w:id="177" w:author="Nguyen Quoc Tuan" w:date="2019-05-18T19:03:00Z">
            <w:rPr>
              <w:rFonts w:eastAsiaTheme="minorHAnsi"/>
              <w:sz w:val="26"/>
              <w:szCs w:val="26"/>
            </w:rPr>
          </w:rPrChange>
        </w:rPr>
        <w:t>Hệ thống quản lý thông tin cầu đường bộ quản lý thông tin đối với chủ thể chính là “Cầu đường bộ”</w:t>
      </w:r>
      <w:r w:rsidR="00040E2F" w:rsidRPr="008654B8">
        <w:rPr>
          <w:rFonts w:eastAsiaTheme="minorHAnsi"/>
          <w:sz w:val="26"/>
          <w:szCs w:val="26"/>
          <w:lang w:val="vi-VN"/>
          <w:rPrChange w:id="178" w:author="Nguyen Quoc Tuan" w:date="2019-05-18T19:03:00Z">
            <w:rPr>
              <w:rFonts w:eastAsiaTheme="minorHAnsi"/>
              <w:sz w:val="26"/>
              <w:szCs w:val="26"/>
            </w:rPr>
          </w:rPrChange>
        </w:rPr>
        <w:t>. Cầu đường bộ</w:t>
      </w:r>
      <w:r w:rsidRPr="008654B8">
        <w:rPr>
          <w:rFonts w:eastAsiaTheme="minorHAnsi"/>
          <w:sz w:val="26"/>
          <w:szCs w:val="26"/>
          <w:lang w:val="vi-VN"/>
          <w:rPrChange w:id="179" w:author="Nguyen Quoc Tuan" w:date="2019-05-18T19:03:00Z">
            <w:rPr>
              <w:rFonts w:eastAsiaTheme="minorHAnsi"/>
              <w:sz w:val="26"/>
              <w:szCs w:val="26"/>
            </w:rPr>
          </w:rPrChange>
        </w:rPr>
        <w:t xml:space="preserve"> </w:t>
      </w:r>
      <w:r w:rsidR="00C94783" w:rsidRPr="008654B8">
        <w:rPr>
          <w:rFonts w:eastAsiaTheme="minorHAnsi"/>
          <w:sz w:val="26"/>
          <w:szCs w:val="26"/>
          <w:lang w:val="vi-VN"/>
          <w:rPrChange w:id="180" w:author="Nguyen Quoc Tuan" w:date="2019-05-18T19:03:00Z">
            <w:rPr>
              <w:rFonts w:eastAsiaTheme="minorHAnsi"/>
              <w:sz w:val="26"/>
              <w:szCs w:val="26"/>
            </w:rPr>
          </w:rPrChange>
        </w:rPr>
        <w:t xml:space="preserve">có </w:t>
      </w:r>
      <w:r w:rsidRPr="008654B8">
        <w:rPr>
          <w:rFonts w:eastAsiaTheme="minorHAnsi"/>
          <w:sz w:val="26"/>
          <w:szCs w:val="26"/>
          <w:lang w:val="vi-VN"/>
          <w:rPrChange w:id="181" w:author="Nguyen Quoc Tuan" w:date="2019-05-18T19:03:00Z">
            <w:rPr>
              <w:rFonts w:eastAsiaTheme="minorHAnsi"/>
              <w:sz w:val="26"/>
              <w:szCs w:val="26"/>
            </w:rPr>
          </w:rPrChange>
        </w:rPr>
        <w:t>các tác nhân có liên quan</w:t>
      </w:r>
      <w:r w:rsidR="00C94783" w:rsidRPr="008654B8">
        <w:rPr>
          <w:rFonts w:eastAsiaTheme="minorHAnsi"/>
          <w:sz w:val="26"/>
          <w:szCs w:val="26"/>
          <w:lang w:val="vi-VN"/>
          <w:rPrChange w:id="182" w:author="Nguyen Quoc Tuan" w:date="2019-05-18T19:03:00Z">
            <w:rPr>
              <w:rFonts w:eastAsiaTheme="minorHAnsi"/>
              <w:sz w:val="26"/>
              <w:szCs w:val="26"/>
            </w:rPr>
          </w:rPrChange>
        </w:rPr>
        <w:t xml:space="preserve"> cần xử lý theo quy trình</w:t>
      </w:r>
      <w:r w:rsidRPr="008654B8">
        <w:rPr>
          <w:rFonts w:eastAsiaTheme="minorHAnsi"/>
          <w:sz w:val="26"/>
          <w:szCs w:val="26"/>
          <w:lang w:val="vi-VN"/>
          <w:rPrChange w:id="183" w:author="Nguyen Quoc Tuan" w:date="2019-05-18T19:03:00Z">
            <w:rPr>
              <w:rFonts w:eastAsiaTheme="minorHAnsi"/>
              <w:sz w:val="26"/>
              <w:szCs w:val="26"/>
            </w:rPr>
          </w:rPrChange>
        </w:rPr>
        <w:t xml:space="preserve"> cụ thể như sau: </w:t>
      </w:r>
    </w:p>
    <w:p w:rsidR="00DC39F1" w:rsidRPr="008654B8" w:rsidRDefault="00C94783" w:rsidP="00AF6C06">
      <w:pPr>
        <w:pStyle w:val="NormalWeb"/>
        <w:shd w:val="clear" w:color="auto" w:fill="FFFFFF"/>
        <w:spacing w:before="0" w:beforeAutospacing="0" w:after="0" w:afterAutospacing="0" w:line="312" w:lineRule="auto"/>
        <w:ind w:firstLine="720"/>
        <w:jc w:val="both"/>
        <w:rPr>
          <w:rFonts w:eastAsiaTheme="minorHAnsi"/>
          <w:sz w:val="26"/>
          <w:szCs w:val="26"/>
          <w:lang w:val="vi-VN"/>
          <w:rPrChange w:id="184" w:author="Nguyen Quoc Tuan" w:date="2019-05-18T19:03:00Z">
            <w:rPr>
              <w:rFonts w:eastAsiaTheme="minorHAnsi"/>
              <w:sz w:val="26"/>
              <w:szCs w:val="26"/>
            </w:rPr>
          </w:rPrChange>
        </w:rPr>
      </w:pPr>
      <w:r w:rsidRPr="008654B8">
        <w:rPr>
          <w:rFonts w:eastAsiaTheme="minorHAnsi"/>
          <w:sz w:val="26"/>
          <w:szCs w:val="26"/>
          <w:lang w:val="vi-VN"/>
          <w:rPrChange w:id="185" w:author="Nguyen Quoc Tuan" w:date="2019-05-18T19:03:00Z">
            <w:rPr>
              <w:rFonts w:eastAsiaTheme="minorHAnsi"/>
              <w:sz w:val="26"/>
              <w:szCs w:val="26"/>
            </w:rPr>
          </w:rPrChange>
        </w:rPr>
        <w:t>1.</w:t>
      </w:r>
      <w:r w:rsidR="008B478B" w:rsidRPr="008654B8">
        <w:rPr>
          <w:rFonts w:eastAsiaTheme="minorHAnsi"/>
          <w:sz w:val="26"/>
          <w:szCs w:val="26"/>
          <w:lang w:val="vi-VN"/>
          <w:rPrChange w:id="186" w:author="Nguyen Quoc Tuan" w:date="2019-05-18T19:03:00Z">
            <w:rPr>
              <w:rFonts w:eastAsiaTheme="minorHAnsi"/>
              <w:sz w:val="26"/>
              <w:szCs w:val="26"/>
            </w:rPr>
          </w:rPrChange>
        </w:rPr>
        <w:t xml:space="preserve"> </w:t>
      </w:r>
      <w:r w:rsidRPr="008654B8">
        <w:rPr>
          <w:rFonts w:eastAsiaTheme="minorHAnsi"/>
          <w:sz w:val="26"/>
          <w:szCs w:val="26"/>
          <w:lang w:val="vi-VN"/>
          <w:rPrChange w:id="187" w:author="Nguyen Quoc Tuan" w:date="2019-05-18T19:03:00Z">
            <w:rPr>
              <w:rFonts w:eastAsiaTheme="minorHAnsi"/>
              <w:sz w:val="26"/>
              <w:szCs w:val="26"/>
            </w:rPr>
          </w:rPrChange>
        </w:rPr>
        <w:t>Tuyến đường bộ là đối tượng ch</w:t>
      </w:r>
      <w:r w:rsidR="007C0985" w:rsidRPr="008654B8">
        <w:rPr>
          <w:rFonts w:eastAsiaTheme="minorHAnsi"/>
          <w:sz w:val="26"/>
          <w:szCs w:val="26"/>
          <w:lang w:val="vi-VN"/>
          <w:rPrChange w:id="188" w:author="Nguyen Quoc Tuan" w:date="2019-05-18T19:03:00Z">
            <w:rPr>
              <w:rFonts w:eastAsiaTheme="minorHAnsi"/>
              <w:sz w:val="26"/>
              <w:szCs w:val="26"/>
            </w:rPr>
          </w:rPrChange>
        </w:rPr>
        <w:t>ứa đựng</w:t>
      </w:r>
      <w:r w:rsidRPr="008654B8">
        <w:rPr>
          <w:rFonts w:eastAsiaTheme="minorHAnsi"/>
          <w:sz w:val="26"/>
          <w:szCs w:val="26"/>
          <w:lang w:val="vi-VN"/>
          <w:rPrChange w:id="189" w:author="Nguyen Quoc Tuan" w:date="2019-05-18T19:03:00Z">
            <w:rPr>
              <w:rFonts w:eastAsiaTheme="minorHAnsi"/>
              <w:sz w:val="26"/>
              <w:szCs w:val="26"/>
            </w:rPr>
          </w:rPrChange>
        </w:rPr>
        <w:t xml:space="preserve"> </w:t>
      </w:r>
      <w:r w:rsidR="008B478B" w:rsidRPr="008654B8">
        <w:rPr>
          <w:rFonts w:eastAsiaTheme="minorHAnsi"/>
          <w:sz w:val="26"/>
          <w:szCs w:val="26"/>
          <w:lang w:val="vi-VN"/>
          <w:rPrChange w:id="190" w:author="Nguyen Quoc Tuan" w:date="2019-05-18T19:03:00Z">
            <w:rPr>
              <w:rFonts w:eastAsiaTheme="minorHAnsi"/>
              <w:sz w:val="26"/>
              <w:szCs w:val="26"/>
            </w:rPr>
          </w:rPrChange>
        </w:rPr>
        <w:t xml:space="preserve">Cầu đường bộ sẽ được gắn liền với </w:t>
      </w:r>
      <w:r w:rsidRPr="008654B8">
        <w:rPr>
          <w:rFonts w:eastAsiaTheme="minorHAnsi"/>
          <w:sz w:val="26"/>
          <w:szCs w:val="26"/>
          <w:lang w:val="vi-VN"/>
          <w:rPrChange w:id="191" w:author="Nguyen Quoc Tuan" w:date="2019-05-18T19:03:00Z">
            <w:rPr>
              <w:rFonts w:eastAsiaTheme="minorHAnsi"/>
              <w:sz w:val="26"/>
              <w:szCs w:val="26"/>
            </w:rPr>
          </w:rPrChange>
        </w:rPr>
        <w:t>nó</w:t>
      </w:r>
      <w:r w:rsidR="008B478B" w:rsidRPr="008654B8">
        <w:rPr>
          <w:rFonts w:eastAsiaTheme="minorHAnsi"/>
          <w:sz w:val="26"/>
          <w:szCs w:val="26"/>
          <w:lang w:val="vi-VN"/>
          <w:rPrChange w:id="192" w:author="Nguyen Quoc Tuan" w:date="2019-05-18T19:03:00Z">
            <w:rPr>
              <w:rFonts w:eastAsiaTheme="minorHAnsi"/>
              <w:sz w:val="26"/>
              <w:szCs w:val="26"/>
            </w:rPr>
          </w:rPrChange>
        </w:rPr>
        <w:t>; Tuyến đường bộ được quản lý bởi các đơn vị quản lý đường bộ như Sở GTVT, Cục Quản lý đường bộ, Công ty quản lý đường bộ, …);</w:t>
      </w:r>
    </w:p>
    <w:p w:rsidR="005B02DD" w:rsidRPr="008654B8" w:rsidRDefault="00C94783" w:rsidP="00AF6C06">
      <w:pPr>
        <w:pStyle w:val="NormalWeb"/>
        <w:shd w:val="clear" w:color="auto" w:fill="FFFFFF"/>
        <w:spacing w:before="0" w:beforeAutospacing="0" w:after="0" w:afterAutospacing="0" w:line="312" w:lineRule="auto"/>
        <w:ind w:firstLine="720"/>
        <w:jc w:val="both"/>
        <w:rPr>
          <w:rFonts w:eastAsiaTheme="minorHAnsi"/>
          <w:sz w:val="26"/>
          <w:szCs w:val="26"/>
          <w:lang w:val="vi-VN"/>
          <w:rPrChange w:id="193" w:author="Nguyen Quoc Tuan" w:date="2019-05-18T19:03:00Z">
            <w:rPr>
              <w:rFonts w:eastAsiaTheme="minorHAnsi"/>
              <w:sz w:val="26"/>
              <w:szCs w:val="26"/>
            </w:rPr>
          </w:rPrChange>
        </w:rPr>
      </w:pPr>
      <w:r w:rsidRPr="008654B8">
        <w:rPr>
          <w:rFonts w:eastAsiaTheme="minorHAnsi"/>
          <w:sz w:val="26"/>
          <w:szCs w:val="26"/>
          <w:lang w:val="vi-VN"/>
          <w:rPrChange w:id="194" w:author="Nguyen Quoc Tuan" w:date="2019-05-18T19:03:00Z">
            <w:rPr>
              <w:rFonts w:eastAsiaTheme="minorHAnsi"/>
              <w:sz w:val="26"/>
              <w:szCs w:val="26"/>
            </w:rPr>
          </w:rPrChange>
        </w:rPr>
        <w:t>2.</w:t>
      </w:r>
      <w:r w:rsidR="005B02DD" w:rsidRPr="008654B8">
        <w:rPr>
          <w:rFonts w:eastAsiaTheme="minorHAnsi"/>
          <w:sz w:val="26"/>
          <w:szCs w:val="26"/>
          <w:lang w:val="vi-VN"/>
          <w:rPrChange w:id="195" w:author="Nguyen Quoc Tuan" w:date="2019-05-18T19:03:00Z">
            <w:rPr>
              <w:rFonts w:eastAsiaTheme="minorHAnsi"/>
              <w:sz w:val="26"/>
              <w:szCs w:val="26"/>
            </w:rPr>
          </w:rPrChange>
        </w:rPr>
        <w:t xml:space="preserve"> Các thông tin chung liên quan đến cầu đường bộ được chuẩn hóa dữ liệu</w:t>
      </w:r>
      <w:r w:rsidR="00023D89" w:rsidRPr="008654B8">
        <w:rPr>
          <w:rFonts w:eastAsiaTheme="minorHAnsi"/>
          <w:sz w:val="26"/>
          <w:szCs w:val="26"/>
          <w:lang w:val="vi-VN"/>
          <w:rPrChange w:id="196" w:author="Nguyen Quoc Tuan" w:date="2019-05-18T19:03:00Z">
            <w:rPr>
              <w:rFonts w:eastAsiaTheme="minorHAnsi"/>
              <w:sz w:val="26"/>
              <w:szCs w:val="26"/>
            </w:rPr>
          </w:rPrChange>
        </w:rPr>
        <w:t xml:space="preserve"> (Quy trình thiết kế, Đối tượng vượt, Tải trọng thiết kế; Vật liệu,</w:t>
      </w:r>
      <w:r w:rsidR="009A0F9C" w:rsidRPr="008654B8">
        <w:rPr>
          <w:rFonts w:eastAsiaTheme="minorHAnsi"/>
          <w:sz w:val="26"/>
          <w:szCs w:val="26"/>
          <w:lang w:val="vi-VN"/>
          <w:rPrChange w:id="197" w:author="Nguyen Quoc Tuan" w:date="2019-05-18T19:03:00Z">
            <w:rPr>
              <w:rFonts w:eastAsiaTheme="minorHAnsi"/>
              <w:sz w:val="26"/>
              <w:szCs w:val="26"/>
            </w:rPr>
          </w:rPrChange>
        </w:rPr>
        <w:t xml:space="preserve"> Mức độ kiểm tra, Mức độ bảo trì</w:t>
      </w:r>
      <w:r w:rsidR="003574CA" w:rsidRPr="008654B8">
        <w:rPr>
          <w:rFonts w:eastAsiaTheme="minorHAnsi"/>
          <w:sz w:val="26"/>
          <w:szCs w:val="26"/>
          <w:lang w:val="vi-VN"/>
          <w:rPrChange w:id="198" w:author="Nguyen Quoc Tuan" w:date="2019-05-18T19:03:00Z">
            <w:rPr>
              <w:rFonts w:eastAsiaTheme="minorHAnsi"/>
              <w:sz w:val="26"/>
              <w:szCs w:val="26"/>
            </w:rPr>
          </w:rPrChange>
        </w:rPr>
        <w:t>,</w:t>
      </w:r>
      <w:r w:rsidR="00023D89" w:rsidRPr="008654B8">
        <w:rPr>
          <w:rFonts w:eastAsiaTheme="minorHAnsi"/>
          <w:sz w:val="26"/>
          <w:szCs w:val="26"/>
          <w:lang w:val="vi-VN"/>
          <w:rPrChange w:id="199" w:author="Nguyen Quoc Tuan" w:date="2019-05-18T19:03:00Z">
            <w:rPr>
              <w:rFonts w:eastAsiaTheme="minorHAnsi"/>
              <w:sz w:val="26"/>
              <w:szCs w:val="26"/>
            </w:rPr>
          </w:rPrChange>
        </w:rPr>
        <w:t xml:space="preserve"> …)</w:t>
      </w:r>
      <w:r w:rsidR="005B02DD" w:rsidRPr="008654B8">
        <w:rPr>
          <w:rFonts w:eastAsiaTheme="minorHAnsi"/>
          <w:sz w:val="26"/>
          <w:szCs w:val="26"/>
          <w:lang w:val="vi-VN"/>
          <w:rPrChange w:id="200" w:author="Nguyen Quoc Tuan" w:date="2019-05-18T19:03:00Z">
            <w:rPr>
              <w:rFonts w:eastAsiaTheme="minorHAnsi"/>
              <w:sz w:val="26"/>
              <w:szCs w:val="26"/>
            </w:rPr>
          </w:rPrChange>
        </w:rPr>
        <w:t>;</w:t>
      </w:r>
    </w:p>
    <w:p w:rsidR="008B478B" w:rsidRPr="008654B8" w:rsidRDefault="00A52337" w:rsidP="00AF6C06">
      <w:pPr>
        <w:pStyle w:val="NormalWeb"/>
        <w:shd w:val="clear" w:color="auto" w:fill="FFFFFF"/>
        <w:spacing w:before="0" w:beforeAutospacing="0" w:after="0" w:afterAutospacing="0" w:line="312" w:lineRule="auto"/>
        <w:ind w:firstLine="720"/>
        <w:jc w:val="both"/>
        <w:rPr>
          <w:rFonts w:eastAsiaTheme="minorHAnsi"/>
          <w:sz w:val="26"/>
          <w:szCs w:val="26"/>
          <w:lang w:val="vi-VN"/>
          <w:rPrChange w:id="201" w:author="Nguyen Quoc Tuan" w:date="2019-05-18T19:03:00Z">
            <w:rPr>
              <w:rFonts w:eastAsiaTheme="minorHAnsi"/>
              <w:sz w:val="26"/>
              <w:szCs w:val="26"/>
            </w:rPr>
          </w:rPrChange>
        </w:rPr>
      </w:pPr>
      <w:r w:rsidRPr="008654B8">
        <w:rPr>
          <w:rFonts w:eastAsiaTheme="minorHAnsi"/>
          <w:sz w:val="26"/>
          <w:szCs w:val="26"/>
          <w:lang w:val="vi-VN"/>
          <w:rPrChange w:id="202" w:author="Nguyen Quoc Tuan" w:date="2019-05-18T19:03:00Z">
            <w:rPr>
              <w:rFonts w:eastAsiaTheme="minorHAnsi"/>
              <w:sz w:val="26"/>
              <w:szCs w:val="26"/>
            </w:rPr>
          </w:rPrChange>
        </w:rPr>
        <w:t>3.</w:t>
      </w:r>
      <w:r w:rsidR="008B478B" w:rsidRPr="008654B8">
        <w:rPr>
          <w:rFonts w:eastAsiaTheme="minorHAnsi"/>
          <w:sz w:val="26"/>
          <w:szCs w:val="26"/>
          <w:lang w:val="vi-VN"/>
          <w:rPrChange w:id="203" w:author="Nguyen Quoc Tuan" w:date="2019-05-18T19:03:00Z">
            <w:rPr>
              <w:rFonts w:eastAsiaTheme="minorHAnsi"/>
              <w:sz w:val="26"/>
              <w:szCs w:val="26"/>
            </w:rPr>
          </w:rPrChange>
        </w:rPr>
        <w:t xml:space="preserve"> Cầu đường bộ sẽ có vị trí địa giới hành chính cụ thể (Tỉnh/Thành phố - Quận/Huyện – Xã/Phường);</w:t>
      </w:r>
    </w:p>
    <w:p w:rsidR="00EB339E" w:rsidRPr="008654B8" w:rsidRDefault="004E5475" w:rsidP="00AF6C06">
      <w:pPr>
        <w:pStyle w:val="NormalWeb"/>
        <w:shd w:val="clear" w:color="auto" w:fill="FFFFFF"/>
        <w:spacing w:before="0" w:beforeAutospacing="0" w:after="0" w:afterAutospacing="0" w:line="312" w:lineRule="auto"/>
        <w:ind w:firstLine="720"/>
        <w:jc w:val="both"/>
        <w:rPr>
          <w:rFonts w:eastAsiaTheme="minorHAnsi"/>
          <w:sz w:val="26"/>
          <w:szCs w:val="26"/>
          <w:lang w:val="vi-VN"/>
          <w:rPrChange w:id="204" w:author="Nguyen Quoc Tuan" w:date="2019-05-18T19:03:00Z">
            <w:rPr>
              <w:rFonts w:eastAsiaTheme="minorHAnsi"/>
              <w:sz w:val="26"/>
              <w:szCs w:val="26"/>
            </w:rPr>
          </w:rPrChange>
        </w:rPr>
      </w:pPr>
      <w:r w:rsidRPr="008654B8">
        <w:rPr>
          <w:rFonts w:eastAsiaTheme="minorHAnsi"/>
          <w:sz w:val="26"/>
          <w:szCs w:val="26"/>
          <w:lang w:val="vi-VN"/>
          <w:rPrChange w:id="205" w:author="Nguyen Quoc Tuan" w:date="2019-05-18T19:03:00Z">
            <w:rPr>
              <w:rFonts w:eastAsiaTheme="minorHAnsi"/>
              <w:sz w:val="26"/>
              <w:szCs w:val="26"/>
            </w:rPr>
          </w:rPrChange>
        </w:rPr>
        <w:t>4.</w:t>
      </w:r>
      <w:r w:rsidR="00EB339E" w:rsidRPr="008654B8">
        <w:rPr>
          <w:rFonts w:eastAsiaTheme="minorHAnsi"/>
          <w:sz w:val="26"/>
          <w:szCs w:val="26"/>
          <w:lang w:val="vi-VN"/>
          <w:rPrChange w:id="206" w:author="Nguyen Quoc Tuan" w:date="2019-05-18T19:03:00Z">
            <w:rPr>
              <w:rFonts w:eastAsiaTheme="minorHAnsi"/>
              <w:sz w:val="26"/>
              <w:szCs w:val="26"/>
            </w:rPr>
          </w:rPrChange>
        </w:rPr>
        <w:t xml:space="preserve"> </w:t>
      </w:r>
      <w:r w:rsidR="006A5B4B" w:rsidRPr="008654B8">
        <w:rPr>
          <w:rFonts w:eastAsiaTheme="minorHAnsi"/>
          <w:sz w:val="26"/>
          <w:szCs w:val="26"/>
          <w:lang w:val="vi-VN"/>
          <w:rPrChange w:id="207" w:author="Nguyen Quoc Tuan" w:date="2019-05-18T19:03:00Z">
            <w:rPr>
              <w:rFonts w:eastAsiaTheme="minorHAnsi"/>
              <w:sz w:val="26"/>
              <w:szCs w:val="26"/>
            </w:rPr>
          </w:rPrChange>
        </w:rPr>
        <w:t>Thông tin chung</w:t>
      </w:r>
      <w:r w:rsidR="00EB339E" w:rsidRPr="008654B8">
        <w:rPr>
          <w:rFonts w:eastAsiaTheme="minorHAnsi"/>
          <w:sz w:val="26"/>
          <w:szCs w:val="26"/>
          <w:lang w:val="vi-VN"/>
          <w:rPrChange w:id="208" w:author="Nguyen Quoc Tuan" w:date="2019-05-18T19:03:00Z">
            <w:rPr>
              <w:rFonts w:eastAsiaTheme="minorHAnsi"/>
              <w:sz w:val="26"/>
              <w:szCs w:val="26"/>
            </w:rPr>
          </w:rPrChange>
        </w:rPr>
        <w:t xml:space="preserve"> Cầu đường bộ (Tên gọi, Vị trí, Lý trình, Loại vượt, Chiều dài, Chiều rộng, …);</w:t>
      </w:r>
    </w:p>
    <w:p w:rsidR="00EB339E" w:rsidRPr="008654B8" w:rsidRDefault="006A5B4B" w:rsidP="00AF6C06">
      <w:pPr>
        <w:pStyle w:val="NormalWeb"/>
        <w:shd w:val="clear" w:color="auto" w:fill="FFFFFF"/>
        <w:spacing w:before="0" w:beforeAutospacing="0" w:after="0" w:afterAutospacing="0" w:line="312" w:lineRule="auto"/>
        <w:ind w:firstLine="720"/>
        <w:jc w:val="both"/>
        <w:rPr>
          <w:rFonts w:eastAsiaTheme="minorHAnsi"/>
          <w:sz w:val="26"/>
          <w:szCs w:val="26"/>
          <w:lang w:val="vi-VN"/>
          <w:rPrChange w:id="209" w:author="Nguyen Quoc Tuan" w:date="2019-05-18T19:03:00Z">
            <w:rPr>
              <w:rFonts w:eastAsiaTheme="minorHAnsi"/>
              <w:sz w:val="26"/>
              <w:szCs w:val="26"/>
            </w:rPr>
          </w:rPrChange>
        </w:rPr>
      </w:pPr>
      <w:r w:rsidRPr="008654B8">
        <w:rPr>
          <w:rFonts w:eastAsiaTheme="minorHAnsi"/>
          <w:sz w:val="26"/>
          <w:szCs w:val="26"/>
          <w:lang w:val="vi-VN"/>
          <w:rPrChange w:id="210" w:author="Nguyen Quoc Tuan" w:date="2019-05-18T19:03:00Z">
            <w:rPr>
              <w:rFonts w:eastAsiaTheme="minorHAnsi"/>
              <w:sz w:val="26"/>
              <w:szCs w:val="26"/>
            </w:rPr>
          </w:rPrChange>
        </w:rPr>
        <w:t>5.</w:t>
      </w:r>
      <w:r w:rsidR="00EB339E" w:rsidRPr="008654B8">
        <w:rPr>
          <w:rFonts w:eastAsiaTheme="minorHAnsi"/>
          <w:sz w:val="26"/>
          <w:szCs w:val="26"/>
          <w:lang w:val="vi-VN"/>
          <w:rPrChange w:id="211" w:author="Nguyen Quoc Tuan" w:date="2019-05-18T19:03:00Z">
            <w:rPr>
              <w:rFonts w:eastAsiaTheme="minorHAnsi"/>
              <w:sz w:val="26"/>
              <w:szCs w:val="26"/>
            </w:rPr>
          </w:rPrChange>
        </w:rPr>
        <w:t xml:space="preserve"> Mỗi Cầu đường bộ sẽ có các thông tin chi tiết cho từng hạng mục cấu thành </w:t>
      </w:r>
      <w:r w:rsidR="00052B4F" w:rsidRPr="008654B8">
        <w:rPr>
          <w:rFonts w:eastAsiaTheme="minorHAnsi"/>
          <w:sz w:val="26"/>
          <w:szCs w:val="26"/>
          <w:lang w:val="vi-VN"/>
          <w:rPrChange w:id="212" w:author="Nguyen Quoc Tuan" w:date="2019-05-18T19:03:00Z">
            <w:rPr>
              <w:rFonts w:eastAsiaTheme="minorHAnsi"/>
              <w:sz w:val="26"/>
              <w:szCs w:val="26"/>
            </w:rPr>
          </w:rPrChange>
        </w:rPr>
        <w:t xml:space="preserve">cầu </w:t>
      </w:r>
      <w:r w:rsidR="00EB339E" w:rsidRPr="008654B8">
        <w:rPr>
          <w:rFonts w:eastAsiaTheme="minorHAnsi"/>
          <w:sz w:val="26"/>
          <w:szCs w:val="26"/>
          <w:lang w:val="vi-VN"/>
          <w:rPrChange w:id="213" w:author="Nguyen Quoc Tuan" w:date="2019-05-18T19:03:00Z">
            <w:rPr>
              <w:rFonts w:eastAsiaTheme="minorHAnsi"/>
              <w:sz w:val="26"/>
              <w:szCs w:val="26"/>
            </w:rPr>
          </w:rPrChange>
        </w:rPr>
        <w:t>(Kết cấu nhịp, Kết cấu mố, Kết cấu trụ, Khe co giãn, Mặt cầu, …);</w:t>
      </w:r>
    </w:p>
    <w:p w:rsidR="00EB339E" w:rsidRPr="008654B8" w:rsidRDefault="0082459F" w:rsidP="00AF6C06">
      <w:pPr>
        <w:pStyle w:val="NormalWeb"/>
        <w:shd w:val="clear" w:color="auto" w:fill="FFFFFF"/>
        <w:spacing w:before="0" w:beforeAutospacing="0" w:after="0" w:afterAutospacing="0" w:line="312" w:lineRule="auto"/>
        <w:ind w:firstLine="720"/>
        <w:jc w:val="both"/>
        <w:rPr>
          <w:rFonts w:eastAsiaTheme="minorHAnsi"/>
          <w:sz w:val="26"/>
          <w:szCs w:val="26"/>
          <w:lang w:val="vi-VN"/>
          <w:rPrChange w:id="214" w:author="Nguyen Quoc Tuan" w:date="2019-05-18T19:03:00Z">
            <w:rPr>
              <w:rFonts w:eastAsiaTheme="minorHAnsi"/>
              <w:sz w:val="26"/>
              <w:szCs w:val="26"/>
            </w:rPr>
          </w:rPrChange>
        </w:rPr>
      </w:pPr>
      <w:r w:rsidRPr="008654B8">
        <w:rPr>
          <w:rFonts w:eastAsiaTheme="minorHAnsi"/>
          <w:sz w:val="26"/>
          <w:szCs w:val="26"/>
          <w:lang w:val="vi-VN"/>
          <w:rPrChange w:id="215" w:author="Nguyen Quoc Tuan" w:date="2019-05-18T19:03:00Z">
            <w:rPr>
              <w:rFonts w:eastAsiaTheme="minorHAnsi"/>
              <w:sz w:val="26"/>
              <w:szCs w:val="26"/>
            </w:rPr>
          </w:rPrChange>
        </w:rPr>
        <w:t>6.</w:t>
      </w:r>
      <w:r w:rsidR="00EB339E" w:rsidRPr="008654B8">
        <w:rPr>
          <w:rFonts w:eastAsiaTheme="minorHAnsi"/>
          <w:sz w:val="26"/>
          <w:szCs w:val="26"/>
          <w:lang w:val="vi-VN"/>
          <w:rPrChange w:id="216" w:author="Nguyen Quoc Tuan" w:date="2019-05-18T19:03:00Z">
            <w:rPr>
              <w:rFonts w:eastAsiaTheme="minorHAnsi"/>
              <w:sz w:val="26"/>
              <w:szCs w:val="26"/>
            </w:rPr>
          </w:rPrChange>
        </w:rPr>
        <w:t xml:space="preserve"> Thông tin kiểm tra, bảo trì </w:t>
      </w:r>
      <w:r w:rsidR="0094536E" w:rsidRPr="008654B8">
        <w:rPr>
          <w:rFonts w:eastAsiaTheme="minorHAnsi"/>
          <w:sz w:val="26"/>
          <w:szCs w:val="26"/>
          <w:lang w:val="vi-VN"/>
          <w:rPrChange w:id="217" w:author="Nguyen Quoc Tuan" w:date="2019-05-18T19:03:00Z">
            <w:rPr>
              <w:rFonts w:eastAsiaTheme="minorHAnsi"/>
              <w:sz w:val="26"/>
              <w:szCs w:val="26"/>
            </w:rPr>
          </w:rPrChange>
        </w:rPr>
        <w:t>C</w:t>
      </w:r>
      <w:r w:rsidR="00EB339E" w:rsidRPr="008654B8">
        <w:rPr>
          <w:rFonts w:eastAsiaTheme="minorHAnsi"/>
          <w:sz w:val="26"/>
          <w:szCs w:val="26"/>
          <w:lang w:val="vi-VN"/>
          <w:rPrChange w:id="218" w:author="Nguyen Quoc Tuan" w:date="2019-05-18T19:03:00Z">
            <w:rPr>
              <w:rFonts w:eastAsiaTheme="minorHAnsi"/>
              <w:sz w:val="26"/>
              <w:szCs w:val="26"/>
            </w:rPr>
          </w:rPrChange>
        </w:rPr>
        <w:t>ầu đường bộ</w:t>
      </w:r>
      <w:r w:rsidR="0094536E" w:rsidRPr="008654B8">
        <w:rPr>
          <w:rFonts w:eastAsiaTheme="minorHAnsi"/>
          <w:sz w:val="26"/>
          <w:szCs w:val="26"/>
          <w:lang w:val="vi-VN"/>
          <w:rPrChange w:id="219" w:author="Nguyen Quoc Tuan" w:date="2019-05-18T19:03:00Z">
            <w:rPr>
              <w:rFonts w:eastAsiaTheme="minorHAnsi"/>
              <w:sz w:val="26"/>
              <w:szCs w:val="26"/>
            </w:rPr>
          </w:rPrChange>
        </w:rPr>
        <w:t>;</w:t>
      </w:r>
    </w:p>
    <w:p w:rsidR="00AF6C06" w:rsidRPr="008654B8" w:rsidRDefault="0094536E" w:rsidP="00D54DC7">
      <w:pPr>
        <w:pStyle w:val="NormalWeb"/>
        <w:shd w:val="clear" w:color="auto" w:fill="FFFFFF"/>
        <w:spacing w:before="0" w:beforeAutospacing="0" w:after="0" w:afterAutospacing="0" w:line="312" w:lineRule="auto"/>
        <w:ind w:firstLine="720"/>
        <w:jc w:val="both"/>
        <w:rPr>
          <w:rFonts w:eastAsiaTheme="minorHAnsi"/>
          <w:sz w:val="26"/>
          <w:szCs w:val="26"/>
          <w:lang w:val="vi-VN"/>
          <w:rPrChange w:id="220" w:author="Nguyen Quoc Tuan" w:date="2019-05-18T19:03:00Z">
            <w:rPr>
              <w:rFonts w:eastAsiaTheme="minorHAnsi"/>
              <w:sz w:val="26"/>
              <w:szCs w:val="26"/>
            </w:rPr>
          </w:rPrChange>
        </w:rPr>
      </w:pPr>
      <w:r w:rsidRPr="008654B8">
        <w:rPr>
          <w:rFonts w:eastAsiaTheme="minorHAnsi"/>
          <w:sz w:val="26"/>
          <w:szCs w:val="26"/>
          <w:lang w:val="vi-VN"/>
          <w:rPrChange w:id="221" w:author="Nguyen Quoc Tuan" w:date="2019-05-18T19:03:00Z">
            <w:rPr>
              <w:rFonts w:eastAsiaTheme="minorHAnsi"/>
              <w:sz w:val="26"/>
              <w:szCs w:val="26"/>
            </w:rPr>
          </w:rPrChange>
        </w:rPr>
        <w:t xml:space="preserve">7. </w:t>
      </w:r>
      <w:r w:rsidR="00025E51" w:rsidRPr="008654B8">
        <w:rPr>
          <w:rFonts w:eastAsiaTheme="minorHAnsi"/>
          <w:sz w:val="26"/>
          <w:szCs w:val="26"/>
          <w:lang w:val="vi-VN"/>
          <w:rPrChange w:id="222" w:author="Nguyen Quoc Tuan" w:date="2019-05-18T19:03:00Z">
            <w:rPr>
              <w:rFonts w:eastAsiaTheme="minorHAnsi"/>
              <w:sz w:val="26"/>
              <w:szCs w:val="26"/>
            </w:rPr>
          </w:rPrChange>
        </w:rPr>
        <w:t>Xuất các biểu mẫu báo cáo về Cầu đường bộ.</w:t>
      </w:r>
      <w:r w:rsidR="00FE2DC2">
        <w:rPr>
          <w:lang w:val="vi-VN"/>
        </w:rPr>
        <w:tab/>
      </w:r>
      <w:bookmarkStart w:id="223" w:name="_Toc5779549"/>
      <w:bookmarkStart w:id="224" w:name="_Toc8374250"/>
    </w:p>
    <w:p w:rsidR="00AF6C06" w:rsidRDefault="00AF6C06" w:rsidP="00AF6C06">
      <w:pPr>
        <w:rPr>
          <w:rFonts w:ascii="Times New Roman" w:eastAsiaTheme="majorEastAsia" w:hAnsi="Times New Roman" w:cstheme="majorBidi"/>
          <w:sz w:val="27"/>
          <w:szCs w:val="24"/>
          <w:lang w:val="vi-VN"/>
        </w:rPr>
      </w:pPr>
      <w:r>
        <w:rPr>
          <w:lang w:val="vi-VN"/>
        </w:rPr>
        <w:br w:type="page"/>
      </w:r>
    </w:p>
    <w:p w:rsidR="00FE2DC2" w:rsidRPr="008654B8" w:rsidRDefault="00FE2DC2" w:rsidP="00B42D15">
      <w:pPr>
        <w:pStyle w:val="Heading2"/>
        <w:ind w:firstLine="720"/>
        <w:rPr>
          <w:lang w:val="vi-VN"/>
          <w:rPrChange w:id="225" w:author="Nguyen Quoc Tuan" w:date="2019-05-18T19:03:00Z">
            <w:rPr/>
          </w:rPrChange>
        </w:rPr>
      </w:pPr>
      <w:bookmarkStart w:id="226" w:name="_Toc8936963"/>
      <w:r>
        <w:rPr>
          <w:lang w:val="vi-VN"/>
        </w:rPr>
        <w:lastRenderedPageBreak/>
        <w:t>3.</w:t>
      </w:r>
      <w:r w:rsidR="00B42D15" w:rsidRPr="008654B8">
        <w:rPr>
          <w:lang w:val="vi-VN"/>
          <w:rPrChange w:id="227" w:author="Nguyen Quoc Tuan" w:date="2019-05-18T19:03:00Z">
            <w:rPr/>
          </w:rPrChange>
        </w:rPr>
        <w:t>2</w:t>
      </w:r>
      <w:r>
        <w:rPr>
          <w:lang w:val="vi-VN"/>
        </w:rPr>
        <w:t xml:space="preserve">. </w:t>
      </w:r>
      <w:bookmarkEnd w:id="223"/>
      <w:bookmarkEnd w:id="224"/>
      <w:r w:rsidR="00094797" w:rsidRPr="008654B8">
        <w:rPr>
          <w:lang w:val="vi-VN"/>
          <w:rPrChange w:id="228" w:author="Nguyen Quoc Tuan" w:date="2019-05-18T19:03:00Z">
            <w:rPr/>
          </w:rPrChange>
        </w:rPr>
        <w:t>Một số kết quả đạt được</w:t>
      </w:r>
      <w:bookmarkEnd w:id="226"/>
    </w:p>
    <w:p w:rsidR="00C1478F" w:rsidRPr="008654B8" w:rsidRDefault="00C1478F" w:rsidP="00C1478F">
      <w:pPr>
        <w:jc w:val="both"/>
        <w:rPr>
          <w:lang w:val="vi-VN"/>
          <w:rPrChange w:id="229" w:author="Nguyen Quoc Tuan" w:date="2019-05-18T19:03:00Z">
            <w:rPr/>
          </w:rPrChange>
        </w:rPr>
      </w:pPr>
      <w:r w:rsidRPr="008654B8">
        <w:rPr>
          <w:lang w:val="vi-VN"/>
          <w:rPrChange w:id="230" w:author="Nguyen Quoc Tuan" w:date="2019-05-18T19:03:00Z">
            <w:rPr/>
          </w:rPrChange>
        </w:rPr>
        <w:tab/>
      </w:r>
      <w:r w:rsidRPr="008654B8">
        <w:rPr>
          <w:rFonts w:ascii="Times New Roman" w:hAnsi="Times New Roman" w:cs="Times New Roman"/>
          <w:sz w:val="26"/>
          <w:szCs w:val="26"/>
          <w:lang w:val="vi-VN"/>
          <w:rPrChange w:id="231" w:author="Nguyen Quoc Tuan" w:date="2019-05-18T19:03:00Z">
            <w:rPr>
              <w:rFonts w:ascii="Times New Roman" w:hAnsi="Times New Roman" w:cs="Times New Roman"/>
              <w:sz w:val="26"/>
              <w:szCs w:val="26"/>
            </w:rPr>
          </w:rPrChange>
        </w:rPr>
        <w:t>Đồ án đã xây dựng được hệ thống quản lý thông tin cầu đường bộ theo yêu cầu, mục tiêu đề ra ban đầu với những chức năng, giao diện chính như sau:</w:t>
      </w:r>
    </w:p>
    <w:p w:rsidR="00BD343D" w:rsidRPr="008654B8" w:rsidRDefault="00BD343D" w:rsidP="00AF6C06">
      <w:pPr>
        <w:pStyle w:val="NormalWeb"/>
        <w:shd w:val="clear" w:color="auto" w:fill="FFFFFF"/>
        <w:spacing w:before="0" w:beforeAutospacing="0" w:after="0" w:afterAutospacing="0" w:line="312" w:lineRule="auto"/>
        <w:ind w:firstLine="720"/>
        <w:jc w:val="both"/>
        <w:rPr>
          <w:rFonts w:eastAsiaTheme="minorHAnsi"/>
          <w:sz w:val="26"/>
          <w:szCs w:val="26"/>
          <w:lang w:val="vi-VN"/>
          <w:rPrChange w:id="232" w:author="Nguyen Quoc Tuan" w:date="2019-05-18T19:03:00Z">
            <w:rPr>
              <w:rFonts w:eastAsiaTheme="minorHAnsi"/>
              <w:sz w:val="26"/>
              <w:szCs w:val="26"/>
            </w:rPr>
          </w:rPrChange>
        </w:rPr>
      </w:pPr>
      <w:r w:rsidRPr="008654B8">
        <w:rPr>
          <w:rFonts w:eastAsiaTheme="minorHAnsi"/>
          <w:sz w:val="26"/>
          <w:szCs w:val="26"/>
          <w:lang w:val="vi-VN"/>
          <w:rPrChange w:id="233" w:author="Nguyen Quoc Tuan" w:date="2019-05-18T19:03:00Z">
            <w:rPr>
              <w:rFonts w:eastAsiaTheme="minorHAnsi"/>
              <w:sz w:val="26"/>
              <w:szCs w:val="26"/>
            </w:rPr>
          </w:rPrChange>
        </w:rPr>
        <w:t>1. Giao diện đăng nhập hệ thống</w:t>
      </w:r>
    </w:p>
    <w:p w:rsidR="00585BF0" w:rsidRDefault="002616E4" w:rsidP="00585BF0">
      <w:pPr>
        <w:pStyle w:val="NoSpacing"/>
        <w:keepNext/>
        <w:spacing w:after="120" w:line="360" w:lineRule="auto"/>
      </w:pPr>
      <w:r w:rsidRPr="002616E4">
        <w:rPr>
          <w:rFonts w:ascii="Times New Roman" w:hAnsi="Times New Roman" w:cs="Times New Roman"/>
          <w:noProof/>
          <w:sz w:val="27"/>
          <w:szCs w:val="27"/>
        </w:rPr>
        <w:drawing>
          <wp:inline distT="0" distB="0" distL="0" distR="0" wp14:anchorId="284962C3" wp14:editId="225E9621">
            <wp:extent cx="5760720" cy="3365754"/>
            <wp:effectExtent l="0" t="0" r="0" b="6350"/>
            <wp:docPr id="69" name="Picture 69" descr="E:\All-Back-up\IT\HK-4\Do-an-tot-nghiep\toandq-baocao\data_all\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ll-Back-up\IT\HK-4\Do-an-tot-nghiep\toandq-baocao\data_all\1-log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365754"/>
                    </a:xfrm>
                    <a:prstGeom prst="rect">
                      <a:avLst/>
                    </a:prstGeom>
                    <a:noFill/>
                    <a:ln>
                      <a:noFill/>
                    </a:ln>
                  </pic:spPr>
                </pic:pic>
              </a:graphicData>
            </a:graphic>
          </wp:inline>
        </w:drawing>
      </w:r>
    </w:p>
    <w:p w:rsidR="002616E4" w:rsidRPr="00C1279F" w:rsidRDefault="00585BF0" w:rsidP="00C1279F">
      <w:pPr>
        <w:pStyle w:val="Caption"/>
        <w:spacing w:before="120" w:after="120" w:line="312" w:lineRule="auto"/>
        <w:jc w:val="center"/>
        <w:rPr>
          <w:rFonts w:ascii="Times New Roman" w:hAnsi="Times New Roman" w:cs="Times New Roman"/>
          <w:color w:val="auto"/>
          <w:sz w:val="26"/>
          <w:szCs w:val="26"/>
        </w:rPr>
      </w:pPr>
      <w:bookmarkStart w:id="234" w:name="_Toc5779641"/>
      <w:bookmarkStart w:id="235" w:name="_Toc8374066"/>
      <w:bookmarkStart w:id="236" w:name="_Toc8739538"/>
      <w:bookmarkStart w:id="237" w:name="_Toc8973519"/>
      <w:r w:rsidRPr="00585BF0">
        <w:rPr>
          <w:rFonts w:ascii="Times New Roman" w:hAnsi="Times New Roman" w:cs="Times New Roman"/>
          <w:color w:val="auto"/>
          <w:sz w:val="26"/>
          <w:szCs w:val="26"/>
        </w:rPr>
        <w:t xml:space="preserve">Hình </w:t>
      </w:r>
      <w:r w:rsidRPr="00585BF0">
        <w:rPr>
          <w:rFonts w:ascii="Times New Roman" w:hAnsi="Times New Roman" w:cs="Times New Roman"/>
          <w:color w:val="auto"/>
          <w:sz w:val="26"/>
          <w:szCs w:val="26"/>
        </w:rPr>
        <w:fldChar w:fldCharType="begin"/>
      </w:r>
      <w:r w:rsidRPr="00585BF0">
        <w:rPr>
          <w:rFonts w:ascii="Times New Roman" w:hAnsi="Times New Roman" w:cs="Times New Roman"/>
          <w:color w:val="auto"/>
          <w:sz w:val="26"/>
          <w:szCs w:val="26"/>
        </w:rPr>
        <w:instrText xml:space="preserve"> SEQ Hình \* ARABIC </w:instrText>
      </w:r>
      <w:r w:rsidRPr="00585BF0">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9</w:t>
      </w:r>
      <w:r w:rsidRPr="00585BF0">
        <w:rPr>
          <w:rFonts w:ascii="Times New Roman" w:hAnsi="Times New Roman" w:cs="Times New Roman"/>
          <w:color w:val="auto"/>
          <w:sz w:val="26"/>
          <w:szCs w:val="26"/>
        </w:rPr>
        <w:fldChar w:fldCharType="end"/>
      </w:r>
      <w:r w:rsidRPr="00C1279F">
        <w:rPr>
          <w:rFonts w:ascii="Times New Roman" w:hAnsi="Times New Roman" w:cs="Times New Roman"/>
          <w:color w:val="auto"/>
          <w:sz w:val="26"/>
          <w:szCs w:val="26"/>
        </w:rPr>
        <w:t>. Giao diện trang đăng nhập hệ thống</w:t>
      </w:r>
      <w:bookmarkEnd w:id="234"/>
      <w:bookmarkEnd w:id="235"/>
      <w:bookmarkEnd w:id="236"/>
      <w:bookmarkEnd w:id="237"/>
    </w:p>
    <w:p w:rsidR="00CB6097" w:rsidRPr="008654B8" w:rsidRDefault="003C3B79" w:rsidP="00A60713">
      <w:pPr>
        <w:pStyle w:val="NoSpacing"/>
        <w:spacing w:line="312" w:lineRule="auto"/>
        <w:jc w:val="both"/>
        <w:rPr>
          <w:rFonts w:ascii="Times New Roman" w:hAnsi="Times New Roman" w:cs="Times New Roman"/>
          <w:sz w:val="27"/>
          <w:szCs w:val="27"/>
          <w:lang w:val="vi-VN"/>
          <w:rPrChange w:id="238" w:author="Nguyen Quoc Tuan" w:date="2019-05-18T19:03:00Z">
            <w:rPr>
              <w:rFonts w:ascii="Times New Roman" w:hAnsi="Times New Roman" w:cs="Times New Roman"/>
              <w:sz w:val="27"/>
              <w:szCs w:val="27"/>
            </w:rPr>
          </w:rPrChange>
        </w:rPr>
      </w:pPr>
      <w:r>
        <w:rPr>
          <w:rFonts w:ascii="Times New Roman" w:hAnsi="Times New Roman" w:cs="Times New Roman"/>
          <w:sz w:val="27"/>
          <w:szCs w:val="27"/>
          <w:lang w:val="vi-VN"/>
        </w:rPr>
        <w:tab/>
      </w:r>
      <w:r w:rsidRPr="008654B8">
        <w:rPr>
          <w:rFonts w:ascii="Times New Roman" w:hAnsi="Times New Roman" w:cs="Times New Roman"/>
          <w:sz w:val="27"/>
          <w:szCs w:val="27"/>
          <w:lang w:val="vi-VN"/>
          <w:rPrChange w:id="239" w:author="Nguyen Quoc Tuan" w:date="2019-05-18T19:03:00Z">
            <w:rPr>
              <w:rFonts w:ascii="Times New Roman" w:hAnsi="Times New Roman" w:cs="Times New Roman"/>
              <w:sz w:val="27"/>
              <w:szCs w:val="27"/>
            </w:rPr>
          </w:rPrChange>
        </w:rPr>
        <w:t>Để có thể làm việc trên hệ thống, n</w:t>
      </w:r>
      <w:r>
        <w:rPr>
          <w:rFonts w:ascii="Times New Roman" w:hAnsi="Times New Roman" w:cs="Times New Roman"/>
          <w:sz w:val="27"/>
          <w:szCs w:val="27"/>
          <w:lang w:val="vi-VN"/>
        </w:rPr>
        <w:t xml:space="preserve">gười </w:t>
      </w:r>
      <w:r w:rsidRPr="008654B8">
        <w:rPr>
          <w:rFonts w:ascii="Times New Roman" w:hAnsi="Times New Roman" w:cs="Times New Roman"/>
          <w:sz w:val="27"/>
          <w:szCs w:val="27"/>
          <w:lang w:val="vi-VN"/>
          <w:rPrChange w:id="240" w:author="Nguyen Quoc Tuan" w:date="2019-05-18T19:03:00Z">
            <w:rPr>
              <w:rFonts w:ascii="Times New Roman" w:hAnsi="Times New Roman" w:cs="Times New Roman"/>
              <w:sz w:val="27"/>
              <w:szCs w:val="27"/>
            </w:rPr>
          </w:rPrChange>
        </w:rPr>
        <w:t xml:space="preserve">dùng sẽ sử dụng tài khoản được </w:t>
      </w:r>
      <w:r w:rsidR="00A60713" w:rsidRPr="008654B8">
        <w:rPr>
          <w:rFonts w:ascii="Times New Roman" w:hAnsi="Times New Roman" w:cs="Times New Roman"/>
          <w:sz w:val="27"/>
          <w:szCs w:val="27"/>
          <w:lang w:val="vi-VN"/>
          <w:rPrChange w:id="241" w:author="Nguyen Quoc Tuan" w:date="2019-05-18T19:03:00Z">
            <w:rPr>
              <w:rFonts w:ascii="Times New Roman" w:hAnsi="Times New Roman" w:cs="Times New Roman"/>
              <w:sz w:val="27"/>
              <w:szCs w:val="27"/>
            </w:rPr>
          </w:rPrChange>
        </w:rPr>
        <w:t>cấp phát</w:t>
      </w:r>
      <w:r w:rsidRPr="008654B8">
        <w:rPr>
          <w:rFonts w:ascii="Times New Roman" w:hAnsi="Times New Roman" w:cs="Times New Roman"/>
          <w:sz w:val="27"/>
          <w:szCs w:val="27"/>
          <w:lang w:val="vi-VN"/>
          <w:rPrChange w:id="242" w:author="Nguyen Quoc Tuan" w:date="2019-05-18T19:03:00Z">
            <w:rPr>
              <w:rFonts w:ascii="Times New Roman" w:hAnsi="Times New Roman" w:cs="Times New Roman"/>
              <w:sz w:val="27"/>
              <w:szCs w:val="27"/>
            </w:rPr>
          </w:rPrChange>
        </w:rPr>
        <w:t xml:space="preserve"> từ trước để thực hiện đăng nhập hệ thống</w:t>
      </w:r>
      <w:r w:rsidR="00A60713" w:rsidRPr="008654B8">
        <w:rPr>
          <w:rFonts w:ascii="Times New Roman" w:hAnsi="Times New Roman" w:cs="Times New Roman"/>
          <w:sz w:val="27"/>
          <w:szCs w:val="27"/>
          <w:lang w:val="vi-VN"/>
          <w:rPrChange w:id="243" w:author="Nguyen Quoc Tuan" w:date="2019-05-18T19:03:00Z">
            <w:rPr>
              <w:rFonts w:ascii="Times New Roman" w:hAnsi="Times New Roman" w:cs="Times New Roman"/>
              <w:sz w:val="27"/>
              <w:szCs w:val="27"/>
            </w:rPr>
          </w:rPrChange>
        </w:rPr>
        <w:t>.</w:t>
      </w:r>
      <w:r w:rsidR="00305FA9" w:rsidRPr="008654B8">
        <w:rPr>
          <w:rFonts w:ascii="Times New Roman" w:hAnsi="Times New Roman" w:cs="Times New Roman"/>
          <w:sz w:val="27"/>
          <w:szCs w:val="27"/>
          <w:lang w:val="vi-VN"/>
          <w:rPrChange w:id="244" w:author="Nguyen Quoc Tuan" w:date="2019-05-18T19:03:00Z">
            <w:rPr>
              <w:rFonts w:ascii="Times New Roman" w:hAnsi="Times New Roman" w:cs="Times New Roman"/>
              <w:sz w:val="27"/>
              <w:szCs w:val="27"/>
            </w:rPr>
          </w:rPrChange>
        </w:rPr>
        <w:t xml:space="preserve"> Trường hợp</w:t>
      </w:r>
      <w:r w:rsidR="00A60959" w:rsidRPr="008654B8">
        <w:rPr>
          <w:rFonts w:ascii="Times New Roman" w:hAnsi="Times New Roman" w:cs="Times New Roman"/>
          <w:sz w:val="27"/>
          <w:szCs w:val="27"/>
          <w:lang w:val="vi-VN"/>
          <w:rPrChange w:id="245" w:author="Nguyen Quoc Tuan" w:date="2019-05-18T19:03:00Z">
            <w:rPr>
              <w:rFonts w:ascii="Times New Roman" w:hAnsi="Times New Roman" w:cs="Times New Roman"/>
              <w:sz w:val="27"/>
              <w:szCs w:val="27"/>
            </w:rPr>
          </w:rPrChange>
        </w:rPr>
        <w:t xml:space="preserve"> sử dụng</w:t>
      </w:r>
      <w:r w:rsidR="00305FA9" w:rsidRPr="008654B8">
        <w:rPr>
          <w:rFonts w:ascii="Times New Roman" w:hAnsi="Times New Roman" w:cs="Times New Roman"/>
          <w:sz w:val="27"/>
          <w:szCs w:val="27"/>
          <w:lang w:val="vi-VN"/>
          <w:rPrChange w:id="246" w:author="Nguyen Quoc Tuan" w:date="2019-05-18T19:03:00Z">
            <w:rPr>
              <w:rFonts w:ascii="Times New Roman" w:hAnsi="Times New Roman" w:cs="Times New Roman"/>
              <w:sz w:val="27"/>
              <w:szCs w:val="27"/>
            </w:rPr>
          </w:rPrChange>
        </w:rPr>
        <w:t xml:space="preserve"> tài khoản đăng nhập không đúng, hệ thống sẽ </w:t>
      </w:r>
      <w:r w:rsidR="00DE4228" w:rsidRPr="008654B8">
        <w:rPr>
          <w:rFonts w:ascii="Times New Roman" w:hAnsi="Times New Roman" w:cs="Times New Roman"/>
          <w:sz w:val="27"/>
          <w:szCs w:val="27"/>
          <w:lang w:val="vi-VN"/>
          <w:rPrChange w:id="247" w:author="Nguyen Quoc Tuan" w:date="2019-05-18T19:03:00Z">
            <w:rPr>
              <w:rFonts w:ascii="Times New Roman" w:hAnsi="Times New Roman" w:cs="Times New Roman"/>
              <w:sz w:val="27"/>
              <w:szCs w:val="27"/>
            </w:rPr>
          </w:rPrChange>
        </w:rPr>
        <w:t>hiển thị</w:t>
      </w:r>
      <w:r w:rsidR="00305FA9" w:rsidRPr="008654B8">
        <w:rPr>
          <w:rFonts w:ascii="Times New Roman" w:hAnsi="Times New Roman" w:cs="Times New Roman"/>
          <w:sz w:val="27"/>
          <w:szCs w:val="27"/>
          <w:lang w:val="vi-VN"/>
          <w:rPrChange w:id="248" w:author="Nguyen Quoc Tuan" w:date="2019-05-18T19:03:00Z">
            <w:rPr>
              <w:rFonts w:ascii="Times New Roman" w:hAnsi="Times New Roman" w:cs="Times New Roman"/>
              <w:sz w:val="27"/>
              <w:szCs w:val="27"/>
            </w:rPr>
          </w:rPrChange>
        </w:rPr>
        <w:t xml:space="preserve"> các thông báo tới người dùng.</w:t>
      </w:r>
    </w:p>
    <w:p w:rsidR="00CB6097" w:rsidRDefault="00CB6097" w:rsidP="00CB6097">
      <w:pPr>
        <w:rPr>
          <w:lang w:val="vi-VN"/>
        </w:rPr>
      </w:pPr>
      <w:r>
        <w:rPr>
          <w:lang w:val="vi-VN"/>
        </w:rPr>
        <w:br w:type="page"/>
      </w:r>
    </w:p>
    <w:p w:rsidR="007C2F05" w:rsidRPr="003C64EE" w:rsidRDefault="007C2F05" w:rsidP="003C64EE">
      <w:pPr>
        <w:pStyle w:val="NormalWeb"/>
        <w:shd w:val="clear" w:color="auto" w:fill="FFFFFF"/>
        <w:spacing w:before="0" w:beforeAutospacing="0" w:after="0" w:afterAutospacing="0" w:line="312" w:lineRule="auto"/>
        <w:ind w:firstLine="720"/>
        <w:jc w:val="both"/>
        <w:rPr>
          <w:rFonts w:eastAsiaTheme="minorHAnsi"/>
          <w:sz w:val="26"/>
          <w:szCs w:val="26"/>
        </w:rPr>
      </w:pPr>
      <w:r w:rsidRPr="003C64EE">
        <w:rPr>
          <w:rFonts w:eastAsiaTheme="minorHAnsi"/>
          <w:sz w:val="26"/>
          <w:szCs w:val="26"/>
        </w:rPr>
        <w:lastRenderedPageBreak/>
        <w:t>2. Giao diện</w:t>
      </w:r>
      <w:r w:rsidR="00C07340" w:rsidRPr="003C64EE">
        <w:rPr>
          <w:rFonts w:eastAsiaTheme="minorHAnsi"/>
          <w:sz w:val="26"/>
          <w:szCs w:val="26"/>
        </w:rPr>
        <w:t xml:space="preserve"> </w:t>
      </w:r>
      <w:r w:rsidR="00AA7AC1" w:rsidRPr="003C64EE">
        <w:rPr>
          <w:rFonts w:eastAsiaTheme="minorHAnsi"/>
          <w:sz w:val="26"/>
          <w:szCs w:val="26"/>
        </w:rPr>
        <w:t>trang quản trị</w:t>
      </w:r>
    </w:p>
    <w:p w:rsidR="00AA7AC1" w:rsidRDefault="00585BF0" w:rsidP="00AA7AC1">
      <w:pPr>
        <w:pStyle w:val="NoSpacing"/>
        <w:keepNext/>
        <w:spacing w:after="120" w:line="360" w:lineRule="auto"/>
      </w:pPr>
      <w:r w:rsidRPr="00585BF0">
        <w:rPr>
          <w:rFonts w:ascii="Times New Roman" w:hAnsi="Times New Roman" w:cs="Times New Roman"/>
          <w:noProof/>
          <w:sz w:val="27"/>
          <w:szCs w:val="27"/>
        </w:rPr>
        <w:drawing>
          <wp:inline distT="0" distB="0" distL="0" distR="0" wp14:anchorId="21B227D0" wp14:editId="4AAE1667">
            <wp:extent cx="5760000" cy="3267075"/>
            <wp:effectExtent l="0" t="0" r="0" b="0"/>
            <wp:docPr id="70" name="Picture 70" descr="E:\All-Back-up\IT\HK-4\Do-an-tot-nghiep\toandq-baocao\data_all\2-Trang-c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ll-Back-up\IT\HK-4\Do-an-tot-nghiep\toandq-baocao\data_all\2-Trang-chu.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7324" cy="3271229"/>
                    </a:xfrm>
                    <a:prstGeom prst="rect">
                      <a:avLst/>
                    </a:prstGeom>
                    <a:noFill/>
                    <a:ln>
                      <a:noFill/>
                    </a:ln>
                  </pic:spPr>
                </pic:pic>
              </a:graphicData>
            </a:graphic>
          </wp:inline>
        </w:drawing>
      </w:r>
    </w:p>
    <w:p w:rsidR="00585BF0" w:rsidRPr="00C1279F" w:rsidRDefault="00AA7AC1" w:rsidP="00C1279F">
      <w:pPr>
        <w:pStyle w:val="Caption"/>
        <w:spacing w:before="120" w:after="120" w:line="312" w:lineRule="auto"/>
        <w:jc w:val="center"/>
        <w:rPr>
          <w:rFonts w:ascii="Times New Roman" w:hAnsi="Times New Roman" w:cs="Times New Roman"/>
          <w:color w:val="auto"/>
          <w:sz w:val="26"/>
          <w:szCs w:val="26"/>
        </w:rPr>
      </w:pPr>
      <w:bookmarkStart w:id="249" w:name="_Toc5779642"/>
      <w:bookmarkStart w:id="250" w:name="_Toc8374067"/>
      <w:bookmarkStart w:id="251" w:name="_Toc8739539"/>
      <w:bookmarkStart w:id="252" w:name="_Toc8973520"/>
      <w:r w:rsidRPr="00AA7AC1">
        <w:rPr>
          <w:rFonts w:ascii="Times New Roman" w:hAnsi="Times New Roman" w:cs="Times New Roman"/>
          <w:color w:val="auto"/>
          <w:sz w:val="26"/>
          <w:szCs w:val="26"/>
        </w:rPr>
        <w:t xml:space="preserve">Hình </w:t>
      </w:r>
      <w:r w:rsidRPr="00AA7AC1">
        <w:rPr>
          <w:rFonts w:ascii="Times New Roman" w:hAnsi="Times New Roman" w:cs="Times New Roman"/>
          <w:color w:val="auto"/>
          <w:sz w:val="26"/>
          <w:szCs w:val="26"/>
        </w:rPr>
        <w:fldChar w:fldCharType="begin"/>
      </w:r>
      <w:r w:rsidRPr="00AA7AC1">
        <w:rPr>
          <w:rFonts w:ascii="Times New Roman" w:hAnsi="Times New Roman" w:cs="Times New Roman"/>
          <w:color w:val="auto"/>
          <w:sz w:val="26"/>
          <w:szCs w:val="26"/>
        </w:rPr>
        <w:instrText xml:space="preserve"> SEQ Hình \* ARABIC </w:instrText>
      </w:r>
      <w:r w:rsidRPr="00AA7AC1">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10</w:t>
      </w:r>
      <w:r w:rsidRPr="00AA7AC1">
        <w:rPr>
          <w:rFonts w:ascii="Times New Roman" w:hAnsi="Times New Roman" w:cs="Times New Roman"/>
          <w:color w:val="auto"/>
          <w:sz w:val="26"/>
          <w:szCs w:val="26"/>
        </w:rPr>
        <w:fldChar w:fldCharType="end"/>
      </w:r>
      <w:r w:rsidRPr="00C1279F">
        <w:rPr>
          <w:rFonts w:ascii="Times New Roman" w:hAnsi="Times New Roman" w:cs="Times New Roman"/>
          <w:color w:val="auto"/>
          <w:sz w:val="26"/>
          <w:szCs w:val="26"/>
        </w:rPr>
        <w:t>. Giao diện trang quản trị</w:t>
      </w:r>
      <w:bookmarkEnd w:id="249"/>
      <w:bookmarkEnd w:id="250"/>
      <w:bookmarkEnd w:id="251"/>
      <w:bookmarkEnd w:id="252"/>
    </w:p>
    <w:p w:rsidR="00CF7BDA" w:rsidRDefault="00CF7BDA" w:rsidP="003C64EE">
      <w:pPr>
        <w:pStyle w:val="NormalWeb"/>
        <w:shd w:val="clear" w:color="auto" w:fill="FFFFFF"/>
        <w:spacing w:before="0" w:beforeAutospacing="0" w:after="0" w:afterAutospacing="0" w:line="312" w:lineRule="auto"/>
        <w:ind w:firstLine="720"/>
        <w:jc w:val="both"/>
        <w:rPr>
          <w:rFonts w:eastAsiaTheme="minorHAnsi"/>
          <w:sz w:val="26"/>
          <w:szCs w:val="26"/>
        </w:rPr>
      </w:pPr>
      <w:r>
        <w:rPr>
          <w:rFonts w:eastAsiaTheme="minorHAnsi"/>
          <w:sz w:val="26"/>
          <w:szCs w:val="26"/>
        </w:rPr>
        <w:t>Sau khi đăng nhập hệ thống thành công, người dùng sẽ chuyển tới trang chủ quản trị của hệ thống. Giao diện trang chủ bao gồm: thông tin người dùng đang đăng nhập, menu các chức năng, thông tin kiểm tra cầu mới nhất, thông tin bảo trì cầu mới nhất và vị trí cầu đường bộ thể hiện trên bản đồ Google Maps.</w:t>
      </w:r>
    </w:p>
    <w:p w:rsidR="00AA7AC1" w:rsidRPr="003C64EE" w:rsidRDefault="00AA7AC1" w:rsidP="003C64EE">
      <w:pPr>
        <w:pStyle w:val="NormalWeb"/>
        <w:shd w:val="clear" w:color="auto" w:fill="FFFFFF"/>
        <w:spacing w:before="0" w:beforeAutospacing="0" w:after="0" w:afterAutospacing="0" w:line="312" w:lineRule="auto"/>
        <w:ind w:firstLine="720"/>
        <w:jc w:val="both"/>
        <w:rPr>
          <w:rFonts w:eastAsiaTheme="minorHAnsi"/>
          <w:sz w:val="26"/>
          <w:szCs w:val="26"/>
        </w:rPr>
      </w:pPr>
      <w:r w:rsidRPr="003C64EE">
        <w:rPr>
          <w:rFonts w:eastAsiaTheme="minorHAnsi"/>
          <w:sz w:val="26"/>
          <w:szCs w:val="26"/>
        </w:rPr>
        <w:t>3. Giao diện trang danh sách tuyến đường</w:t>
      </w:r>
    </w:p>
    <w:p w:rsidR="00B67216" w:rsidRDefault="0056776A" w:rsidP="00B67216">
      <w:pPr>
        <w:pStyle w:val="NoSpacing"/>
        <w:keepNext/>
        <w:spacing w:after="120" w:line="360" w:lineRule="auto"/>
      </w:pPr>
      <w:r w:rsidRPr="0056776A">
        <w:rPr>
          <w:rFonts w:ascii="Times New Roman" w:hAnsi="Times New Roman" w:cs="Times New Roman"/>
          <w:noProof/>
          <w:sz w:val="27"/>
          <w:szCs w:val="27"/>
        </w:rPr>
        <w:drawing>
          <wp:inline distT="0" distB="0" distL="0" distR="0" wp14:anchorId="139E3DF8" wp14:editId="38BC10B0">
            <wp:extent cx="5759717" cy="2400300"/>
            <wp:effectExtent l="0" t="0" r="0" b="0"/>
            <wp:docPr id="72" name="Picture 72" descr="E:\All-Back-up\IT\HK-4\Do-an-tot-nghiep\toandq-baocao\data_all\3-Tuyen-d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ll-Back-up\IT\HK-4\Do-an-tot-nghiep\toandq-baocao\data_all\3-Tuyen-duon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5526" cy="2402721"/>
                    </a:xfrm>
                    <a:prstGeom prst="rect">
                      <a:avLst/>
                    </a:prstGeom>
                    <a:noFill/>
                    <a:ln>
                      <a:noFill/>
                    </a:ln>
                  </pic:spPr>
                </pic:pic>
              </a:graphicData>
            </a:graphic>
          </wp:inline>
        </w:drawing>
      </w:r>
    </w:p>
    <w:p w:rsidR="0056776A" w:rsidRPr="00B67216" w:rsidRDefault="00B67216" w:rsidP="00C1279F">
      <w:pPr>
        <w:pStyle w:val="Caption"/>
        <w:spacing w:before="120" w:after="120" w:line="312" w:lineRule="auto"/>
        <w:jc w:val="center"/>
        <w:rPr>
          <w:rFonts w:ascii="Times New Roman" w:hAnsi="Times New Roman" w:cs="Times New Roman"/>
          <w:color w:val="auto"/>
          <w:sz w:val="26"/>
          <w:szCs w:val="26"/>
        </w:rPr>
      </w:pPr>
      <w:bookmarkStart w:id="253" w:name="_Toc5779643"/>
      <w:bookmarkStart w:id="254" w:name="_Toc8374068"/>
      <w:bookmarkStart w:id="255" w:name="_Toc8739540"/>
      <w:bookmarkStart w:id="256" w:name="_Toc8973521"/>
      <w:r w:rsidRPr="00B67216">
        <w:rPr>
          <w:rFonts w:ascii="Times New Roman" w:hAnsi="Times New Roman" w:cs="Times New Roman"/>
          <w:color w:val="auto"/>
          <w:sz w:val="26"/>
          <w:szCs w:val="26"/>
        </w:rPr>
        <w:t xml:space="preserve">Hình </w:t>
      </w:r>
      <w:r w:rsidRPr="00B67216">
        <w:rPr>
          <w:rFonts w:ascii="Times New Roman" w:hAnsi="Times New Roman" w:cs="Times New Roman"/>
          <w:color w:val="auto"/>
          <w:sz w:val="26"/>
          <w:szCs w:val="26"/>
        </w:rPr>
        <w:fldChar w:fldCharType="begin"/>
      </w:r>
      <w:r w:rsidRPr="00B67216">
        <w:rPr>
          <w:rFonts w:ascii="Times New Roman" w:hAnsi="Times New Roman" w:cs="Times New Roman"/>
          <w:color w:val="auto"/>
          <w:sz w:val="26"/>
          <w:szCs w:val="26"/>
        </w:rPr>
        <w:instrText xml:space="preserve"> SEQ Hình \* ARABIC </w:instrText>
      </w:r>
      <w:r w:rsidRPr="00B67216">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11</w:t>
      </w:r>
      <w:r w:rsidRPr="00B67216">
        <w:rPr>
          <w:rFonts w:ascii="Times New Roman" w:hAnsi="Times New Roman" w:cs="Times New Roman"/>
          <w:color w:val="auto"/>
          <w:sz w:val="26"/>
          <w:szCs w:val="26"/>
        </w:rPr>
        <w:fldChar w:fldCharType="end"/>
      </w:r>
      <w:r w:rsidRPr="00B67216">
        <w:rPr>
          <w:rFonts w:ascii="Times New Roman" w:hAnsi="Times New Roman" w:cs="Times New Roman"/>
          <w:color w:val="auto"/>
          <w:sz w:val="26"/>
          <w:szCs w:val="26"/>
        </w:rPr>
        <w:t>. Giao diện trang danh sách tuyến đường</w:t>
      </w:r>
      <w:bookmarkEnd w:id="253"/>
      <w:bookmarkEnd w:id="254"/>
      <w:bookmarkEnd w:id="255"/>
      <w:bookmarkEnd w:id="256"/>
    </w:p>
    <w:p w:rsidR="00B67216" w:rsidRPr="00EB4333" w:rsidRDefault="00EB4333" w:rsidP="00EB4333">
      <w:pPr>
        <w:pStyle w:val="NormalWeb"/>
        <w:shd w:val="clear" w:color="auto" w:fill="FFFFFF"/>
        <w:spacing w:before="0" w:beforeAutospacing="0" w:after="0" w:afterAutospacing="0" w:line="312" w:lineRule="auto"/>
        <w:ind w:firstLine="720"/>
        <w:jc w:val="both"/>
        <w:rPr>
          <w:sz w:val="27"/>
          <w:szCs w:val="27"/>
        </w:rPr>
      </w:pPr>
      <w:r w:rsidRPr="00EB4333">
        <w:rPr>
          <w:rFonts w:eastAsiaTheme="minorHAnsi"/>
          <w:sz w:val="26"/>
          <w:szCs w:val="26"/>
        </w:rPr>
        <w:t>Giao diện danh sách các tuyến đường thể hiện danh sách thông tin cơ bản</w:t>
      </w:r>
      <w:r>
        <w:rPr>
          <w:rFonts w:eastAsiaTheme="minorHAnsi"/>
          <w:sz w:val="26"/>
          <w:szCs w:val="26"/>
        </w:rPr>
        <w:t xml:space="preserve"> của</w:t>
      </w:r>
      <w:r w:rsidRPr="00EB4333">
        <w:rPr>
          <w:rFonts w:eastAsiaTheme="minorHAnsi"/>
          <w:sz w:val="26"/>
          <w:szCs w:val="26"/>
        </w:rPr>
        <w:t xml:space="preserve"> tất cả các tuyến đường đang quản lý</w:t>
      </w:r>
      <w:r>
        <w:rPr>
          <w:rFonts w:eastAsiaTheme="minorHAnsi"/>
          <w:sz w:val="26"/>
          <w:szCs w:val="26"/>
        </w:rPr>
        <w:t xml:space="preserve"> trên hệ thống, có thêm các nút chức năng để người dùng có thể</w:t>
      </w:r>
      <w:r w:rsidR="00E92D69">
        <w:rPr>
          <w:rFonts w:eastAsiaTheme="minorHAnsi"/>
          <w:sz w:val="26"/>
          <w:szCs w:val="26"/>
        </w:rPr>
        <w:t xml:space="preserve"> chuyển đến các cửa sổ</w:t>
      </w:r>
      <w:r>
        <w:rPr>
          <w:rFonts w:eastAsiaTheme="minorHAnsi"/>
          <w:sz w:val="26"/>
          <w:szCs w:val="26"/>
        </w:rPr>
        <w:t xml:space="preserve"> thêm, sửa, xem chi tiết </w:t>
      </w:r>
      <w:r w:rsidR="006A6C3D">
        <w:rPr>
          <w:rFonts w:eastAsiaTheme="minorHAnsi"/>
          <w:sz w:val="26"/>
          <w:szCs w:val="26"/>
        </w:rPr>
        <w:t xml:space="preserve">thông tin về </w:t>
      </w:r>
      <w:r>
        <w:rPr>
          <w:rFonts w:eastAsiaTheme="minorHAnsi"/>
          <w:sz w:val="26"/>
          <w:szCs w:val="26"/>
        </w:rPr>
        <w:t>tuyến đường.</w:t>
      </w:r>
    </w:p>
    <w:p w:rsidR="00B67216" w:rsidRDefault="00B67216" w:rsidP="00B67216">
      <w:pPr>
        <w:rPr>
          <w:lang w:val="vi-VN"/>
        </w:rPr>
      </w:pPr>
      <w:r>
        <w:rPr>
          <w:lang w:val="vi-VN"/>
        </w:rPr>
        <w:br w:type="page"/>
      </w:r>
    </w:p>
    <w:p w:rsidR="00AA7AC1" w:rsidRPr="008654B8" w:rsidRDefault="00AA7AC1" w:rsidP="003C64EE">
      <w:pPr>
        <w:pStyle w:val="NormalWeb"/>
        <w:shd w:val="clear" w:color="auto" w:fill="FFFFFF"/>
        <w:spacing w:before="0" w:beforeAutospacing="0" w:after="0" w:afterAutospacing="0" w:line="312" w:lineRule="auto"/>
        <w:ind w:firstLine="720"/>
        <w:jc w:val="both"/>
        <w:rPr>
          <w:rFonts w:eastAsiaTheme="minorHAnsi"/>
          <w:sz w:val="26"/>
          <w:szCs w:val="26"/>
          <w:lang w:val="vi-VN"/>
          <w:rPrChange w:id="257" w:author="Nguyen Quoc Tuan" w:date="2019-05-18T19:03:00Z">
            <w:rPr>
              <w:rFonts w:eastAsiaTheme="minorHAnsi"/>
              <w:sz w:val="26"/>
              <w:szCs w:val="26"/>
            </w:rPr>
          </w:rPrChange>
        </w:rPr>
      </w:pPr>
      <w:r w:rsidRPr="008654B8">
        <w:rPr>
          <w:rFonts w:eastAsiaTheme="minorHAnsi"/>
          <w:sz w:val="26"/>
          <w:szCs w:val="26"/>
          <w:lang w:val="vi-VN"/>
          <w:rPrChange w:id="258" w:author="Nguyen Quoc Tuan" w:date="2019-05-18T19:03:00Z">
            <w:rPr>
              <w:rFonts w:eastAsiaTheme="minorHAnsi"/>
              <w:sz w:val="26"/>
              <w:szCs w:val="26"/>
            </w:rPr>
          </w:rPrChange>
        </w:rPr>
        <w:lastRenderedPageBreak/>
        <w:t xml:space="preserve">4. Giao diện trang </w:t>
      </w:r>
      <w:r w:rsidR="0056776A" w:rsidRPr="008654B8">
        <w:rPr>
          <w:rFonts w:eastAsiaTheme="minorHAnsi"/>
          <w:sz w:val="26"/>
          <w:szCs w:val="26"/>
          <w:lang w:val="vi-VN"/>
          <w:rPrChange w:id="259" w:author="Nguyen Quoc Tuan" w:date="2019-05-18T19:03:00Z">
            <w:rPr>
              <w:rFonts w:eastAsiaTheme="minorHAnsi"/>
              <w:sz w:val="26"/>
              <w:szCs w:val="26"/>
            </w:rPr>
          </w:rPrChange>
        </w:rPr>
        <w:t>thêm mới thông tin tuyến đường</w:t>
      </w:r>
    </w:p>
    <w:p w:rsidR="00B67216" w:rsidRDefault="00B67216" w:rsidP="00B67216">
      <w:pPr>
        <w:pStyle w:val="NoSpacing"/>
        <w:keepNext/>
        <w:spacing w:after="120" w:line="360" w:lineRule="auto"/>
      </w:pPr>
      <w:r w:rsidRPr="00B67216">
        <w:rPr>
          <w:rFonts w:ascii="Times New Roman" w:hAnsi="Times New Roman" w:cs="Times New Roman"/>
          <w:noProof/>
          <w:sz w:val="27"/>
          <w:szCs w:val="27"/>
        </w:rPr>
        <w:drawing>
          <wp:inline distT="0" distB="0" distL="0" distR="0" wp14:anchorId="21D8EF41" wp14:editId="1A5F56C0">
            <wp:extent cx="5760085" cy="2562225"/>
            <wp:effectExtent l="0" t="0" r="0" b="9525"/>
            <wp:docPr id="73" name="Picture 73" descr="E:\All-Back-up\IT\HK-4\Do-an-tot-nghiep\toandq-baocao\data_all\4-Them-moi-tuyen-d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ll-Back-up\IT\HK-4\Do-an-tot-nghiep\toandq-baocao\data_all\4-Them-moi-tuyen-duo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778" cy="2563423"/>
                    </a:xfrm>
                    <a:prstGeom prst="rect">
                      <a:avLst/>
                    </a:prstGeom>
                    <a:noFill/>
                    <a:ln>
                      <a:noFill/>
                    </a:ln>
                  </pic:spPr>
                </pic:pic>
              </a:graphicData>
            </a:graphic>
          </wp:inline>
        </w:drawing>
      </w:r>
    </w:p>
    <w:p w:rsidR="0056776A" w:rsidRDefault="00B67216" w:rsidP="00C1279F">
      <w:pPr>
        <w:pStyle w:val="Caption"/>
        <w:spacing w:before="120" w:after="120" w:line="312" w:lineRule="auto"/>
        <w:jc w:val="center"/>
        <w:rPr>
          <w:rFonts w:ascii="Times New Roman" w:hAnsi="Times New Roman" w:cs="Times New Roman"/>
          <w:color w:val="auto"/>
          <w:sz w:val="26"/>
          <w:szCs w:val="26"/>
        </w:rPr>
      </w:pPr>
      <w:bookmarkStart w:id="260" w:name="_Toc5779644"/>
      <w:bookmarkStart w:id="261" w:name="_Toc8374069"/>
      <w:bookmarkStart w:id="262" w:name="_Toc8739541"/>
      <w:bookmarkStart w:id="263" w:name="_Toc8973522"/>
      <w:r w:rsidRPr="00B67216">
        <w:rPr>
          <w:rFonts w:ascii="Times New Roman" w:hAnsi="Times New Roman" w:cs="Times New Roman"/>
          <w:color w:val="auto"/>
          <w:sz w:val="26"/>
          <w:szCs w:val="26"/>
        </w:rPr>
        <w:t xml:space="preserve">Hình </w:t>
      </w:r>
      <w:r w:rsidRPr="00B67216">
        <w:rPr>
          <w:rFonts w:ascii="Times New Roman" w:hAnsi="Times New Roman" w:cs="Times New Roman"/>
          <w:color w:val="auto"/>
          <w:sz w:val="26"/>
          <w:szCs w:val="26"/>
        </w:rPr>
        <w:fldChar w:fldCharType="begin"/>
      </w:r>
      <w:r w:rsidRPr="00B67216">
        <w:rPr>
          <w:rFonts w:ascii="Times New Roman" w:hAnsi="Times New Roman" w:cs="Times New Roman"/>
          <w:color w:val="auto"/>
          <w:sz w:val="26"/>
          <w:szCs w:val="26"/>
        </w:rPr>
        <w:instrText xml:space="preserve"> SEQ Hình \* ARABIC </w:instrText>
      </w:r>
      <w:r w:rsidRPr="00B67216">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12</w:t>
      </w:r>
      <w:r w:rsidRPr="00B67216">
        <w:rPr>
          <w:rFonts w:ascii="Times New Roman" w:hAnsi="Times New Roman" w:cs="Times New Roman"/>
          <w:color w:val="auto"/>
          <w:sz w:val="26"/>
          <w:szCs w:val="26"/>
        </w:rPr>
        <w:fldChar w:fldCharType="end"/>
      </w:r>
      <w:r w:rsidRPr="00C1279F">
        <w:rPr>
          <w:rFonts w:ascii="Times New Roman" w:hAnsi="Times New Roman" w:cs="Times New Roman"/>
          <w:color w:val="auto"/>
          <w:sz w:val="26"/>
          <w:szCs w:val="26"/>
        </w:rPr>
        <w:t>. Giao diện trang thêm mới thông tin tuyến đường</w:t>
      </w:r>
      <w:bookmarkEnd w:id="260"/>
      <w:bookmarkEnd w:id="261"/>
      <w:bookmarkEnd w:id="262"/>
      <w:bookmarkEnd w:id="263"/>
    </w:p>
    <w:p w:rsidR="006374C0" w:rsidRPr="006374C0" w:rsidRDefault="006374C0" w:rsidP="006374C0">
      <w:pPr>
        <w:jc w:val="both"/>
        <w:rPr>
          <w:rFonts w:ascii="Times New Roman" w:hAnsi="Times New Roman" w:cs="Times New Roman"/>
          <w:sz w:val="26"/>
          <w:szCs w:val="26"/>
        </w:rPr>
      </w:pPr>
      <w:r>
        <w:tab/>
      </w:r>
      <w:r>
        <w:rPr>
          <w:rFonts w:ascii="Times New Roman" w:hAnsi="Times New Roman" w:cs="Times New Roman"/>
          <w:sz w:val="26"/>
          <w:szCs w:val="26"/>
        </w:rPr>
        <w:t>Giao diện trang thêm mới thông tin tuyến đường để người dùng có thể thêm mới thông tin củ</w:t>
      </w:r>
      <w:r w:rsidR="006A6C3D">
        <w:rPr>
          <w:rFonts w:ascii="Times New Roman" w:hAnsi="Times New Roman" w:cs="Times New Roman"/>
          <w:sz w:val="26"/>
          <w:szCs w:val="26"/>
        </w:rPr>
        <w:t xml:space="preserve">a </w:t>
      </w:r>
      <w:r>
        <w:rPr>
          <w:rFonts w:ascii="Times New Roman" w:hAnsi="Times New Roman" w:cs="Times New Roman"/>
          <w:sz w:val="26"/>
          <w:szCs w:val="26"/>
        </w:rPr>
        <w:t>tuyến đường.</w:t>
      </w:r>
    </w:p>
    <w:p w:rsidR="0056776A" w:rsidRPr="003C64EE" w:rsidRDefault="0056776A" w:rsidP="003C64EE">
      <w:pPr>
        <w:pStyle w:val="NormalWeb"/>
        <w:shd w:val="clear" w:color="auto" w:fill="FFFFFF"/>
        <w:spacing w:before="0" w:beforeAutospacing="0" w:after="0" w:afterAutospacing="0" w:line="312" w:lineRule="auto"/>
        <w:ind w:firstLine="720"/>
        <w:jc w:val="both"/>
        <w:rPr>
          <w:rFonts w:eastAsiaTheme="minorHAnsi"/>
          <w:sz w:val="26"/>
          <w:szCs w:val="26"/>
        </w:rPr>
      </w:pPr>
      <w:r w:rsidRPr="003C64EE">
        <w:rPr>
          <w:rFonts w:eastAsiaTheme="minorHAnsi"/>
          <w:sz w:val="26"/>
          <w:szCs w:val="26"/>
        </w:rPr>
        <w:t>5. Giao diện trang danh sách cầu</w:t>
      </w:r>
    </w:p>
    <w:p w:rsidR="00A328D0" w:rsidRDefault="00A328D0" w:rsidP="00A328D0">
      <w:pPr>
        <w:pStyle w:val="NoSpacing"/>
        <w:keepNext/>
        <w:spacing w:after="120" w:line="360" w:lineRule="auto"/>
      </w:pPr>
      <w:r w:rsidRPr="00A328D0">
        <w:rPr>
          <w:rFonts w:ascii="Times New Roman" w:hAnsi="Times New Roman" w:cs="Times New Roman"/>
          <w:noProof/>
          <w:sz w:val="27"/>
          <w:szCs w:val="27"/>
        </w:rPr>
        <w:drawing>
          <wp:inline distT="0" distB="0" distL="0" distR="0" wp14:anchorId="568FB7D3" wp14:editId="628BFCB5">
            <wp:extent cx="5760631" cy="3209925"/>
            <wp:effectExtent l="0" t="0" r="0" b="0"/>
            <wp:docPr id="74" name="Picture 74" descr="E:\All-Back-up\IT\HK-4\Do-an-tot-nghiep\toandq-baocao\data_all\5-Danh-sach-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ll-Back-up\IT\HK-4\Do-an-tot-nghiep\toandq-baocao\data_all\5-Danh-sach-cau.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8369" cy="3214237"/>
                    </a:xfrm>
                    <a:prstGeom prst="rect">
                      <a:avLst/>
                    </a:prstGeom>
                    <a:noFill/>
                    <a:ln>
                      <a:noFill/>
                    </a:ln>
                  </pic:spPr>
                </pic:pic>
              </a:graphicData>
            </a:graphic>
          </wp:inline>
        </w:drawing>
      </w:r>
    </w:p>
    <w:p w:rsidR="00A328D0" w:rsidRPr="00A328D0" w:rsidRDefault="00A328D0" w:rsidP="00C1279F">
      <w:pPr>
        <w:pStyle w:val="Caption"/>
        <w:spacing w:before="120" w:after="120" w:line="312" w:lineRule="auto"/>
        <w:jc w:val="center"/>
        <w:rPr>
          <w:rFonts w:ascii="Times New Roman" w:hAnsi="Times New Roman" w:cs="Times New Roman"/>
          <w:color w:val="auto"/>
          <w:sz w:val="26"/>
          <w:szCs w:val="26"/>
        </w:rPr>
      </w:pPr>
      <w:bookmarkStart w:id="264" w:name="_Toc5779645"/>
      <w:bookmarkStart w:id="265" w:name="_Toc8374070"/>
      <w:bookmarkStart w:id="266" w:name="_Toc8739542"/>
      <w:bookmarkStart w:id="267" w:name="_Toc8973523"/>
      <w:r w:rsidRPr="00A328D0">
        <w:rPr>
          <w:rFonts w:ascii="Times New Roman" w:hAnsi="Times New Roman" w:cs="Times New Roman"/>
          <w:color w:val="auto"/>
          <w:sz w:val="26"/>
          <w:szCs w:val="26"/>
        </w:rPr>
        <w:t xml:space="preserve">Hình </w:t>
      </w:r>
      <w:r w:rsidRPr="00A328D0">
        <w:rPr>
          <w:rFonts w:ascii="Times New Roman" w:hAnsi="Times New Roman" w:cs="Times New Roman"/>
          <w:color w:val="auto"/>
          <w:sz w:val="26"/>
          <w:szCs w:val="26"/>
        </w:rPr>
        <w:fldChar w:fldCharType="begin"/>
      </w:r>
      <w:r w:rsidRPr="00A328D0">
        <w:rPr>
          <w:rFonts w:ascii="Times New Roman" w:hAnsi="Times New Roman" w:cs="Times New Roman"/>
          <w:color w:val="auto"/>
          <w:sz w:val="26"/>
          <w:szCs w:val="26"/>
        </w:rPr>
        <w:instrText xml:space="preserve"> SEQ Hình \* ARABIC </w:instrText>
      </w:r>
      <w:r w:rsidRPr="00A328D0">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13</w:t>
      </w:r>
      <w:r w:rsidRPr="00A328D0">
        <w:rPr>
          <w:rFonts w:ascii="Times New Roman" w:hAnsi="Times New Roman" w:cs="Times New Roman"/>
          <w:color w:val="auto"/>
          <w:sz w:val="26"/>
          <w:szCs w:val="26"/>
        </w:rPr>
        <w:fldChar w:fldCharType="end"/>
      </w:r>
      <w:r w:rsidRPr="00A328D0">
        <w:rPr>
          <w:rFonts w:ascii="Times New Roman" w:hAnsi="Times New Roman" w:cs="Times New Roman"/>
          <w:color w:val="auto"/>
          <w:sz w:val="26"/>
          <w:szCs w:val="26"/>
        </w:rPr>
        <w:t>. Giao diện trang danh sách cầu</w:t>
      </w:r>
      <w:bookmarkEnd w:id="264"/>
      <w:bookmarkEnd w:id="265"/>
      <w:bookmarkEnd w:id="266"/>
      <w:bookmarkEnd w:id="267"/>
    </w:p>
    <w:p w:rsidR="00A328D0" w:rsidRPr="00C07C6C" w:rsidRDefault="00C07C6C" w:rsidP="00C07C6C">
      <w:pPr>
        <w:pStyle w:val="NormalWeb"/>
        <w:shd w:val="clear" w:color="auto" w:fill="FFFFFF"/>
        <w:spacing w:before="0" w:beforeAutospacing="0" w:after="0" w:afterAutospacing="0" w:line="312" w:lineRule="auto"/>
        <w:ind w:firstLine="720"/>
        <w:jc w:val="both"/>
        <w:rPr>
          <w:sz w:val="27"/>
          <w:szCs w:val="27"/>
        </w:rPr>
      </w:pPr>
      <w:r w:rsidRPr="00EB4333">
        <w:rPr>
          <w:rFonts w:eastAsiaTheme="minorHAnsi"/>
          <w:sz w:val="26"/>
          <w:szCs w:val="26"/>
        </w:rPr>
        <w:t xml:space="preserve">Giao diện danh sách các </w:t>
      </w:r>
      <w:r>
        <w:rPr>
          <w:rFonts w:eastAsiaTheme="minorHAnsi"/>
          <w:sz w:val="26"/>
          <w:szCs w:val="26"/>
        </w:rPr>
        <w:t>cầu đường bộ</w:t>
      </w:r>
      <w:r w:rsidRPr="00EB4333">
        <w:rPr>
          <w:rFonts w:eastAsiaTheme="minorHAnsi"/>
          <w:sz w:val="26"/>
          <w:szCs w:val="26"/>
        </w:rPr>
        <w:t xml:space="preserve"> thể hiện danh sách thông tin cơ bản</w:t>
      </w:r>
      <w:r>
        <w:rPr>
          <w:rFonts w:eastAsiaTheme="minorHAnsi"/>
          <w:sz w:val="26"/>
          <w:szCs w:val="26"/>
        </w:rPr>
        <w:t xml:space="preserve"> của</w:t>
      </w:r>
      <w:r w:rsidRPr="00EB4333">
        <w:rPr>
          <w:rFonts w:eastAsiaTheme="minorHAnsi"/>
          <w:sz w:val="26"/>
          <w:szCs w:val="26"/>
        </w:rPr>
        <w:t xml:space="preserve"> tất cả các </w:t>
      </w:r>
      <w:r>
        <w:rPr>
          <w:rFonts w:eastAsiaTheme="minorHAnsi"/>
          <w:sz w:val="26"/>
          <w:szCs w:val="26"/>
        </w:rPr>
        <w:t>cầu đường bộ</w:t>
      </w:r>
      <w:r w:rsidRPr="00EB4333">
        <w:rPr>
          <w:rFonts w:eastAsiaTheme="minorHAnsi"/>
          <w:sz w:val="26"/>
          <w:szCs w:val="26"/>
        </w:rPr>
        <w:t xml:space="preserve"> đang quản lý</w:t>
      </w:r>
      <w:r>
        <w:rPr>
          <w:rFonts w:eastAsiaTheme="minorHAnsi"/>
          <w:sz w:val="26"/>
          <w:szCs w:val="26"/>
        </w:rPr>
        <w:t xml:space="preserve"> trên hệ thống, có thêm các nút chức năng để người dùng có thể</w:t>
      </w:r>
      <w:r w:rsidR="002C1221">
        <w:rPr>
          <w:rFonts w:eastAsiaTheme="minorHAnsi"/>
          <w:sz w:val="26"/>
          <w:szCs w:val="26"/>
        </w:rPr>
        <w:t xml:space="preserve"> chuyển đến các giao diện</w:t>
      </w:r>
      <w:r>
        <w:rPr>
          <w:rFonts w:eastAsiaTheme="minorHAnsi"/>
          <w:sz w:val="26"/>
          <w:szCs w:val="26"/>
        </w:rPr>
        <w:t xml:space="preserve"> thêm, sửa, xem chi tiết </w:t>
      </w:r>
      <w:r w:rsidR="00F13AE8">
        <w:rPr>
          <w:rFonts w:eastAsiaTheme="minorHAnsi"/>
          <w:sz w:val="26"/>
          <w:szCs w:val="26"/>
        </w:rPr>
        <w:t>cầu đường bộ</w:t>
      </w:r>
      <w:r>
        <w:rPr>
          <w:rFonts w:eastAsiaTheme="minorHAnsi"/>
          <w:sz w:val="26"/>
          <w:szCs w:val="26"/>
        </w:rPr>
        <w:t>.</w:t>
      </w:r>
    </w:p>
    <w:p w:rsidR="00A328D0" w:rsidRDefault="00A328D0" w:rsidP="00A328D0">
      <w:pPr>
        <w:rPr>
          <w:lang w:val="vi-VN"/>
        </w:rPr>
      </w:pPr>
      <w:r>
        <w:rPr>
          <w:lang w:val="vi-VN"/>
        </w:rPr>
        <w:br w:type="page"/>
      </w:r>
    </w:p>
    <w:p w:rsidR="0056776A" w:rsidRPr="003C64EE" w:rsidRDefault="0056776A" w:rsidP="003C64EE">
      <w:pPr>
        <w:pStyle w:val="NormalWeb"/>
        <w:shd w:val="clear" w:color="auto" w:fill="FFFFFF"/>
        <w:spacing w:before="0" w:beforeAutospacing="0" w:after="0" w:afterAutospacing="0" w:line="312" w:lineRule="auto"/>
        <w:ind w:firstLine="720"/>
        <w:jc w:val="both"/>
        <w:rPr>
          <w:rFonts w:eastAsiaTheme="minorHAnsi"/>
          <w:sz w:val="26"/>
          <w:szCs w:val="26"/>
        </w:rPr>
      </w:pPr>
      <w:r w:rsidRPr="003C64EE">
        <w:rPr>
          <w:rFonts w:eastAsiaTheme="minorHAnsi"/>
          <w:sz w:val="26"/>
          <w:szCs w:val="26"/>
        </w:rPr>
        <w:lastRenderedPageBreak/>
        <w:t>6. Giao diện trang cập nhật thông tin cầu</w:t>
      </w:r>
    </w:p>
    <w:p w:rsidR="00A328D0" w:rsidRDefault="00A328D0" w:rsidP="00A328D0">
      <w:pPr>
        <w:pStyle w:val="NoSpacing"/>
        <w:keepNext/>
        <w:spacing w:after="120" w:line="360" w:lineRule="auto"/>
      </w:pPr>
      <w:r w:rsidRPr="00A328D0">
        <w:rPr>
          <w:rFonts w:ascii="Times New Roman" w:hAnsi="Times New Roman" w:cs="Times New Roman"/>
          <w:noProof/>
          <w:sz w:val="27"/>
          <w:szCs w:val="27"/>
        </w:rPr>
        <w:drawing>
          <wp:inline distT="0" distB="0" distL="0" distR="0" wp14:anchorId="2F6A8A8A" wp14:editId="2551A15B">
            <wp:extent cx="5760720" cy="3461637"/>
            <wp:effectExtent l="0" t="0" r="0" b="5715"/>
            <wp:docPr id="75" name="Picture 75" descr="E:\All-Back-up\IT\HK-4\Do-an-tot-nghiep\toandq-baocao\data_all\6-Cap-nhat-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ll-Back-up\IT\HK-4\Do-an-tot-nghiep\toandq-baocao\data_all\6-Cap-nhat-cau.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461637"/>
                    </a:xfrm>
                    <a:prstGeom prst="rect">
                      <a:avLst/>
                    </a:prstGeom>
                    <a:noFill/>
                    <a:ln>
                      <a:noFill/>
                    </a:ln>
                  </pic:spPr>
                </pic:pic>
              </a:graphicData>
            </a:graphic>
          </wp:inline>
        </w:drawing>
      </w:r>
    </w:p>
    <w:p w:rsidR="00A328D0" w:rsidRDefault="00A328D0" w:rsidP="00C1279F">
      <w:pPr>
        <w:pStyle w:val="Caption"/>
        <w:spacing w:before="120" w:after="120" w:line="312" w:lineRule="auto"/>
        <w:jc w:val="center"/>
        <w:rPr>
          <w:rFonts w:ascii="Times New Roman" w:hAnsi="Times New Roman" w:cs="Times New Roman"/>
          <w:color w:val="auto"/>
          <w:sz w:val="26"/>
          <w:szCs w:val="26"/>
        </w:rPr>
      </w:pPr>
      <w:bookmarkStart w:id="268" w:name="_Toc5779646"/>
      <w:bookmarkStart w:id="269" w:name="_Toc8374071"/>
      <w:bookmarkStart w:id="270" w:name="_Toc8739543"/>
      <w:bookmarkStart w:id="271" w:name="_Toc8973524"/>
      <w:r w:rsidRPr="00A328D0">
        <w:rPr>
          <w:rFonts w:ascii="Times New Roman" w:hAnsi="Times New Roman" w:cs="Times New Roman"/>
          <w:color w:val="auto"/>
          <w:sz w:val="26"/>
          <w:szCs w:val="26"/>
        </w:rPr>
        <w:t xml:space="preserve">Hình </w:t>
      </w:r>
      <w:r w:rsidRPr="00A328D0">
        <w:rPr>
          <w:rFonts w:ascii="Times New Roman" w:hAnsi="Times New Roman" w:cs="Times New Roman"/>
          <w:color w:val="auto"/>
          <w:sz w:val="26"/>
          <w:szCs w:val="26"/>
        </w:rPr>
        <w:fldChar w:fldCharType="begin"/>
      </w:r>
      <w:r w:rsidRPr="00A328D0">
        <w:rPr>
          <w:rFonts w:ascii="Times New Roman" w:hAnsi="Times New Roman" w:cs="Times New Roman"/>
          <w:color w:val="auto"/>
          <w:sz w:val="26"/>
          <w:szCs w:val="26"/>
        </w:rPr>
        <w:instrText xml:space="preserve"> SEQ Hình \* ARABIC </w:instrText>
      </w:r>
      <w:r w:rsidRPr="00A328D0">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14</w:t>
      </w:r>
      <w:r w:rsidRPr="00A328D0">
        <w:rPr>
          <w:rFonts w:ascii="Times New Roman" w:hAnsi="Times New Roman" w:cs="Times New Roman"/>
          <w:color w:val="auto"/>
          <w:sz w:val="26"/>
          <w:szCs w:val="26"/>
        </w:rPr>
        <w:fldChar w:fldCharType="end"/>
      </w:r>
      <w:r w:rsidRPr="00A328D0">
        <w:rPr>
          <w:rFonts w:ascii="Times New Roman" w:hAnsi="Times New Roman" w:cs="Times New Roman"/>
          <w:color w:val="auto"/>
          <w:sz w:val="26"/>
          <w:szCs w:val="26"/>
        </w:rPr>
        <w:t>. Giao diện trang cập nhật thông tin cầu</w:t>
      </w:r>
      <w:bookmarkEnd w:id="268"/>
      <w:bookmarkEnd w:id="269"/>
      <w:bookmarkEnd w:id="270"/>
      <w:bookmarkEnd w:id="271"/>
    </w:p>
    <w:p w:rsidR="00E92D69" w:rsidRPr="00E92D69" w:rsidRDefault="00E92D69" w:rsidP="00E92D69">
      <w:pPr>
        <w:jc w:val="both"/>
        <w:rPr>
          <w:rFonts w:ascii="Times New Roman" w:hAnsi="Times New Roman" w:cs="Times New Roman"/>
          <w:sz w:val="26"/>
          <w:szCs w:val="26"/>
        </w:rPr>
      </w:pPr>
      <w:r>
        <w:tab/>
      </w:r>
      <w:r>
        <w:rPr>
          <w:rFonts w:ascii="Times New Roman" w:hAnsi="Times New Roman" w:cs="Times New Roman"/>
          <w:sz w:val="26"/>
          <w:szCs w:val="26"/>
        </w:rPr>
        <w:t>Giao diện cập nhật thông tin cầu để người dùng có thể cập nhật lại, thay đổi thông tin chính của cầu đường bộ đã có sẵn trên hệ thống.</w:t>
      </w:r>
    </w:p>
    <w:p w:rsidR="00A328D0" w:rsidRDefault="00A328D0" w:rsidP="003C64EE">
      <w:pPr>
        <w:pStyle w:val="NormalWeb"/>
        <w:shd w:val="clear" w:color="auto" w:fill="FFFFFF"/>
        <w:spacing w:before="0" w:beforeAutospacing="0" w:after="0" w:afterAutospacing="0" w:line="312" w:lineRule="auto"/>
        <w:ind w:firstLine="720"/>
        <w:jc w:val="both"/>
        <w:rPr>
          <w:sz w:val="27"/>
          <w:szCs w:val="27"/>
          <w:lang w:val="vi-VN"/>
        </w:rPr>
      </w:pPr>
      <w:r w:rsidRPr="003C64EE">
        <w:rPr>
          <w:rFonts w:eastAsiaTheme="minorHAnsi"/>
          <w:sz w:val="26"/>
          <w:szCs w:val="26"/>
        </w:rPr>
        <w:t>7. Giao diện trang</w:t>
      </w:r>
      <w:r w:rsidR="00161943" w:rsidRPr="003C64EE">
        <w:rPr>
          <w:rFonts w:eastAsiaTheme="minorHAnsi"/>
          <w:sz w:val="26"/>
          <w:szCs w:val="26"/>
        </w:rPr>
        <w:t xml:space="preserve"> quản lý</w:t>
      </w:r>
      <w:r w:rsidRPr="003C64EE">
        <w:rPr>
          <w:rFonts w:eastAsiaTheme="minorHAnsi"/>
          <w:sz w:val="26"/>
          <w:szCs w:val="26"/>
        </w:rPr>
        <w:t xml:space="preserve"> hình ảnh cầu</w:t>
      </w:r>
    </w:p>
    <w:p w:rsidR="00161943" w:rsidRDefault="00161943" w:rsidP="00161943">
      <w:pPr>
        <w:pStyle w:val="NoSpacing"/>
        <w:keepNext/>
        <w:spacing w:after="120" w:line="360" w:lineRule="auto"/>
      </w:pPr>
      <w:r w:rsidRPr="00161943">
        <w:rPr>
          <w:rFonts w:ascii="Times New Roman" w:hAnsi="Times New Roman" w:cs="Times New Roman"/>
          <w:noProof/>
          <w:sz w:val="27"/>
          <w:szCs w:val="27"/>
        </w:rPr>
        <w:drawing>
          <wp:inline distT="0" distB="0" distL="0" distR="0" wp14:anchorId="47A7F600" wp14:editId="119544F4">
            <wp:extent cx="5760720" cy="3024378"/>
            <wp:effectExtent l="0" t="0" r="0" b="5080"/>
            <wp:docPr id="76" name="Picture 76" descr="E:\All-Back-up\IT\HK-4\Do-an-tot-nghiep\toandq-baocao\data_all\7-Hinh-anh-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ll-Back-up\IT\HK-4\Do-an-tot-nghiep\toandq-baocao\data_all\7-Hinh-anh-cau.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024378"/>
                    </a:xfrm>
                    <a:prstGeom prst="rect">
                      <a:avLst/>
                    </a:prstGeom>
                    <a:noFill/>
                    <a:ln>
                      <a:noFill/>
                    </a:ln>
                  </pic:spPr>
                </pic:pic>
              </a:graphicData>
            </a:graphic>
          </wp:inline>
        </w:drawing>
      </w:r>
    </w:p>
    <w:p w:rsidR="00161943" w:rsidRPr="00161943" w:rsidRDefault="00161943" w:rsidP="00C1279F">
      <w:pPr>
        <w:pStyle w:val="Caption"/>
        <w:spacing w:before="120" w:after="120" w:line="312" w:lineRule="auto"/>
        <w:jc w:val="center"/>
        <w:rPr>
          <w:rFonts w:ascii="Times New Roman" w:hAnsi="Times New Roman" w:cs="Times New Roman"/>
          <w:color w:val="auto"/>
          <w:sz w:val="26"/>
          <w:szCs w:val="26"/>
        </w:rPr>
      </w:pPr>
      <w:bookmarkStart w:id="272" w:name="_Toc5779647"/>
      <w:bookmarkStart w:id="273" w:name="_Toc8374072"/>
      <w:bookmarkStart w:id="274" w:name="_Toc8739544"/>
      <w:bookmarkStart w:id="275" w:name="_Toc8973525"/>
      <w:r w:rsidRPr="00161943">
        <w:rPr>
          <w:rFonts w:ascii="Times New Roman" w:hAnsi="Times New Roman" w:cs="Times New Roman"/>
          <w:color w:val="auto"/>
          <w:sz w:val="26"/>
          <w:szCs w:val="26"/>
        </w:rPr>
        <w:t xml:space="preserve">Hình </w:t>
      </w:r>
      <w:r w:rsidRPr="00161943">
        <w:rPr>
          <w:rFonts w:ascii="Times New Roman" w:hAnsi="Times New Roman" w:cs="Times New Roman"/>
          <w:color w:val="auto"/>
          <w:sz w:val="26"/>
          <w:szCs w:val="26"/>
        </w:rPr>
        <w:fldChar w:fldCharType="begin"/>
      </w:r>
      <w:r w:rsidRPr="00161943">
        <w:rPr>
          <w:rFonts w:ascii="Times New Roman" w:hAnsi="Times New Roman" w:cs="Times New Roman"/>
          <w:color w:val="auto"/>
          <w:sz w:val="26"/>
          <w:szCs w:val="26"/>
        </w:rPr>
        <w:instrText xml:space="preserve"> SEQ Hình \* ARABIC </w:instrText>
      </w:r>
      <w:r w:rsidRPr="00161943">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15</w:t>
      </w:r>
      <w:r w:rsidRPr="00161943">
        <w:rPr>
          <w:rFonts w:ascii="Times New Roman" w:hAnsi="Times New Roman" w:cs="Times New Roman"/>
          <w:color w:val="auto"/>
          <w:sz w:val="26"/>
          <w:szCs w:val="26"/>
        </w:rPr>
        <w:fldChar w:fldCharType="end"/>
      </w:r>
      <w:r w:rsidRPr="00161943">
        <w:rPr>
          <w:rFonts w:ascii="Times New Roman" w:hAnsi="Times New Roman" w:cs="Times New Roman"/>
          <w:color w:val="auto"/>
          <w:sz w:val="26"/>
          <w:szCs w:val="26"/>
        </w:rPr>
        <w:t>. Giao diện trang quản lý hình ảnh cầu</w:t>
      </w:r>
      <w:bookmarkEnd w:id="272"/>
      <w:bookmarkEnd w:id="273"/>
      <w:bookmarkEnd w:id="274"/>
      <w:bookmarkEnd w:id="275"/>
    </w:p>
    <w:p w:rsidR="00B71AA8" w:rsidRPr="00105234" w:rsidRDefault="00357317" w:rsidP="00105234">
      <w:pPr>
        <w:pStyle w:val="NormalWeb"/>
        <w:shd w:val="clear" w:color="auto" w:fill="FFFFFF"/>
        <w:spacing w:before="0" w:beforeAutospacing="0" w:after="0" w:afterAutospacing="0" w:line="312" w:lineRule="auto"/>
        <w:ind w:firstLine="720"/>
        <w:jc w:val="both"/>
        <w:rPr>
          <w:sz w:val="27"/>
          <w:szCs w:val="27"/>
        </w:rPr>
      </w:pPr>
      <w:r>
        <w:rPr>
          <w:sz w:val="26"/>
          <w:szCs w:val="26"/>
        </w:rPr>
        <w:t>Giao diện trang quản lý hình ảnh cầu thể hiện danh sách tất cả các hình ảnh của cầu đường bộ</w:t>
      </w:r>
      <w:r w:rsidR="00105234">
        <w:rPr>
          <w:sz w:val="26"/>
          <w:szCs w:val="26"/>
        </w:rPr>
        <w:t xml:space="preserve">, </w:t>
      </w:r>
      <w:r w:rsidR="00105234">
        <w:rPr>
          <w:rFonts w:eastAsiaTheme="minorHAnsi"/>
          <w:sz w:val="26"/>
          <w:szCs w:val="26"/>
        </w:rPr>
        <w:t>có thêm các nút chức năng để người dùng có thể chuyển đến các giao diện thêm, sửa,</w:t>
      </w:r>
      <w:r w:rsidR="00C9550A">
        <w:rPr>
          <w:rFonts w:eastAsiaTheme="minorHAnsi"/>
          <w:sz w:val="26"/>
          <w:szCs w:val="26"/>
        </w:rPr>
        <w:t xml:space="preserve"> xóa,</w:t>
      </w:r>
      <w:r w:rsidR="00105234">
        <w:rPr>
          <w:rFonts w:eastAsiaTheme="minorHAnsi"/>
          <w:sz w:val="26"/>
          <w:szCs w:val="26"/>
        </w:rPr>
        <w:t xml:space="preserve"> xem chi tiết thông tin hình ảnh.</w:t>
      </w:r>
    </w:p>
    <w:p w:rsidR="00B71AA8" w:rsidRPr="007159C4" w:rsidRDefault="00B71AA8" w:rsidP="007159C4">
      <w:pPr>
        <w:pStyle w:val="NormalWeb"/>
        <w:shd w:val="clear" w:color="auto" w:fill="FFFFFF"/>
        <w:spacing w:before="0" w:beforeAutospacing="0" w:after="0" w:afterAutospacing="0" w:line="312" w:lineRule="auto"/>
        <w:ind w:firstLine="720"/>
        <w:jc w:val="both"/>
        <w:rPr>
          <w:rFonts w:eastAsiaTheme="minorHAnsi"/>
          <w:sz w:val="26"/>
          <w:szCs w:val="26"/>
        </w:rPr>
      </w:pPr>
      <w:r w:rsidRPr="007159C4">
        <w:rPr>
          <w:rFonts w:eastAsiaTheme="minorHAnsi"/>
          <w:sz w:val="26"/>
          <w:szCs w:val="26"/>
        </w:rPr>
        <w:lastRenderedPageBreak/>
        <w:t>8. Giao diện trang thông tin kiểm tra cầu</w:t>
      </w:r>
    </w:p>
    <w:p w:rsidR="00A11285" w:rsidRDefault="00A11285" w:rsidP="00A11285">
      <w:pPr>
        <w:pStyle w:val="NoSpacing"/>
        <w:keepNext/>
        <w:spacing w:after="120" w:line="360" w:lineRule="auto"/>
      </w:pPr>
      <w:r w:rsidRPr="00A11285">
        <w:rPr>
          <w:rFonts w:ascii="Times New Roman" w:hAnsi="Times New Roman" w:cs="Times New Roman"/>
          <w:noProof/>
          <w:sz w:val="27"/>
          <w:szCs w:val="27"/>
        </w:rPr>
        <w:drawing>
          <wp:inline distT="0" distB="0" distL="0" distR="0" wp14:anchorId="26830E26" wp14:editId="0CC2828D">
            <wp:extent cx="5760085" cy="2781300"/>
            <wp:effectExtent l="0" t="0" r="0" b="0"/>
            <wp:docPr id="77" name="Picture 77" descr="E:\All-Back-up\IT\HK-4\Do-an-tot-nghiep\toandq-baocao\data_all\8-Thong-tin-kiem-tra-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All-Back-up\IT\HK-4\Do-an-tot-nghiep\toandq-baocao\data_all\8-Thong-tin-kiem-tra-cau.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6455" cy="2784376"/>
                    </a:xfrm>
                    <a:prstGeom prst="rect">
                      <a:avLst/>
                    </a:prstGeom>
                    <a:noFill/>
                    <a:ln>
                      <a:noFill/>
                    </a:ln>
                  </pic:spPr>
                </pic:pic>
              </a:graphicData>
            </a:graphic>
          </wp:inline>
        </w:drawing>
      </w:r>
    </w:p>
    <w:p w:rsidR="00A11285" w:rsidRPr="00A11285" w:rsidRDefault="00A11285" w:rsidP="00C1279F">
      <w:pPr>
        <w:pStyle w:val="Caption"/>
        <w:spacing w:before="120" w:after="120" w:line="312" w:lineRule="auto"/>
        <w:jc w:val="center"/>
        <w:rPr>
          <w:rFonts w:ascii="Times New Roman" w:hAnsi="Times New Roman" w:cs="Times New Roman"/>
          <w:color w:val="auto"/>
          <w:sz w:val="26"/>
          <w:szCs w:val="26"/>
        </w:rPr>
      </w:pPr>
      <w:bookmarkStart w:id="276" w:name="_Toc5779648"/>
      <w:bookmarkStart w:id="277" w:name="_Toc8374073"/>
      <w:bookmarkStart w:id="278" w:name="_Toc8739545"/>
      <w:bookmarkStart w:id="279" w:name="_Toc8973526"/>
      <w:r w:rsidRPr="00A11285">
        <w:rPr>
          <w:rFonts w:ascii="Times New Roman" w:hAnsi="Times New Roman" w:cs="Times New Roman"/>
          <w:color w:val="auto"/>
          <w:sz w:val="26"/>
          <w:szCs w:val="26"/>
        </w:rPr>
        <w:t xml:space="preserve">Hình </w:t>
      </w:r>
      <w:r w:rsidRPr="00A11285">
        <w:rPr>
          <w:rFonts w:ascii="Times New Roman" w:hAnsi="Times New Roman" w:cs="Times New Roman"/>
          <w:color w:val="auto"/>
          <w:sz w:val="26"/>
          <w:szCs w:val="26"/>
        </w:rPr>
        <w:fldChar w:fldCharType="begin"/>
      </w:r>
      <w:r w:rsidRPr="00A11285">
        <w:rPr>
          <w:rFonts w:ascii="Times New Roman" w:hAnsi="Times New Roman" w:cs="Times New Roman"/>
          <w:color w:val="auto"/>
          <w:sz w:val="26"/>
          <w:szCs w:val="26"/>
        </w:rPr>
        <w:instrText xml:space="preserve"> SEQ Hình \* ARABIC </w:instrText>
      </w:r>
      <w:r w:rsidRPr="00A11285">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16</w:t>
      </w:r>
      <w:r w:rsidRPr="00A11285">
        <w:rPr>
          <w:rFonts w:ascii="Times New Roman" w:hAnsi="Times New Roman" w:cs="Times New Roman"/>
          <w:color w:val="auto"/>
          <w:sz w:val="26"/>
          <w:szCs w:val="26"/>
        </w:rPr>
        <w:fldChar w:fldCharType="end"/>
      </w:r>
      <w:r w:rsidRPr="00A11285">
        <w:rPr>
          <w:rFonts w:ascii="Times New Roman" w:hAnsi="Times New Roman" w:cs="Times New Roman"/>
          <w:color w:val="auto"/>
          <w:sz w:val="26"/>
          <w:szCs w:val="26"/>
        </w:rPr>
        <w:t>. Giao diện trang thông tin kiểm tra cầu</w:t>
      </w:r>
      <w:bookmarkEnd w:id="276"/>
      <w:bookmarkEnd w:id="277"/>
      <w:bookmarkEnd w:id="278"/>
      <w:bookmarkEnd w:id="279"/>
    </w:p>
    <w:p w:rsidR="001A1F22" w:rsidRPr="008A4707" w:rsidRDefault="001A1F22" w:rsidP="008A4707">
      <w:pPr>
        <w:pStyle w:val="NormalWeb"/>
        <w:shd w:val="clear" w:color="auto" w:fill="FFFFFF"/>
        <w:spacing w:before="0" w:beforeAutospacing="0" w:after="0" w:afterAutospacing="0" w:line="312" w:lineRule="auto"/>
        <w:ind w:firstLine="720"/>
        <w:jc w:val="both"/>
        <w:rPr>
          <w:sz w:val="27"/>
          <w:szCs w:val="27"/>
        </w:rPr>
      </w:pPr>
      <w:r w:rsidRPr="00CB2E07">
        <w:rPr>
          <w:rFonts w:eastAsiaTheme="minorHAnsi"/>
          <w:sz w:val="27"/>
          <w:szCs w:val="27"/>
          <w:lang w:val="vi-VN"/>
        </w:rPr>
        <w:t>Trang thông tin kiểm tra cầu thể hiện danh sách tất cả các thông tin cơ bản của các đợt kiểm tra tình trạng cầu đường bộ</w:t>
      </w:r>
      <w:r w:rsidR="008A4707">
        <w:rPr>
          <w:sz w:val="27"/>
          <w:szCs w:val="27"/>
          <w:lang w:val="vi-VN"/>
        </w:rPr>
        <w:t xml:space="preserve">, </w:t>
      </w:r>
      <w:r w:rsidR="008A4707">
        <w:rPr>
          <w:rFonts w:eastAsiaTheme="minorHAnsi"/>
          <w:sz w:val="26"/>
          <w:szCs w:val="26"/>
        </w:rPr>
        <w:t>có thêm các nút chức năng để người dùng có thể chuyển đến các giao diện thêm, sửa,</w:t>
      </w:r>
      <w:r w:rsidR="00C750E5">
        <w:rPr>
          <w:rFonts w:eastAsiaTheme="minorHAnsi"/>
          <w:sz w:val="26"/>
          <w:szCs w:val="26"/>
        </w:rPr>
        <w:t xml:space="preserve"> xóa,</w:t>
      </w:r>
      <w:r w:rsidR="008A4707">
        <w:rPr>
          <w:rFonts w:eastAsiaTheme="minorHAnsi"/>
          <w:sz w:val="26"/>
          <w:szCs w:val="26"/>
        </w:rPr>
        <w:t xml:space="preserve"> xem chi tiết </w:t>
      </w:r>
      <w:r w:rsidR="00C750E5">
        <w:rPr>
          <w:rFonts w:eastAsiaTheme="minorHAnsi"/>
          <w:sz w:val="26"/>
          <w:szCs w:val="26"/>
        </w:rPr>
        <w:t>thông tin kiểm tra cầu</w:t>
      </w:r>
      <w:r w:rsidR="008A4707">
        <w:rPr>
          <w:rFonts w:eastAsiaTheme="minorHAnsi"/>
          <w:sz w:val="26"/>
          <w:szCs w:val="26"/>
        </w:rPr>
        <w:t>.</w:t>
      </w:r>
    </w:p>
    <w:p w:rsidR="007A1015" w:rsidRDefault="007A1015" w:rsidP="007159C4">
      <w:pPr>
        <w:pStyle w:val="NormalWeb"/>
        <w:shd w:val="clear" w:color="auto" w:fill="FFFFFF"/>
        <w:spacing w:before="0" w:beforeAutospacing="0" w:after="0" w:afterAutospacing="0" w:line="312" w:lineRule="auto"/>
        <w:ind w:firstLine="720"/>
        <w:jc w:val="both"/>
        <w:rPr>
          <w:sz w:val="27"/>
          <w:szCs w:val="27"/>
          <w:lang w:val="vi-VN"/>
        </w:rPr>
      </w:pPr>
      <w:r w:rsidRPr="007159C4">
        <w:rPr>
          <w:rFonts w:eastAsiaTheme="minorHAnsi"/>
          <w:sz w:val="26"/>
          <w:szCs w:val="26"/>
        </w:rPr>
        <w:t>9. Giao diện trang cập nhật thông tin kiểm tra cầu</w:t>
      </w:r>
    </w:p>
    <w:p w:rsidR="00227A9F" w:rsidRDefault="00227A9F" w:rsidP="00227A9F">
      <w:pPr>
        <w:pStyle w:val="NoSpacing"/>
        <w:keepNext/>
        <w:spacing w:after="120" w:line="360" w:lineRule="auto"/>
      </w:pPr>
      <w:r w:rsidRPr="00227A9F">
        <w:rPr>
          <w:rFonts w:ascii="Times New Roman" w:hAnsi="Times New Roman" w:cs="Times New Roman"/>
          <w:noProof/>
          <w:sz w:val="27"/>
          <w:szCs w:val="27"/>
        </w:rPr>
        <w:drawing>
          <wp:inline distT="0" distB="0" distL="0" distR="0" wp14:anchorId="1D171E49" wp14:editId="1AF19FCD">
            <wp:extent cx="5760030" cy="3448050"/>
            <wp:effectExtent l="0" t="0" r="0" b="0"/>
            <wp:docPr id="78" name="Picture 78" descr="E:\All-Back-up\IT\HK-4\Do-an-tot-nghiep\toandq-baocao\data_all\9-Cap-nhat-kiem-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ll-Back-up\IT\HK-4\Do-an-tot-nghiep\toandq-baocao\data_all\9-Cap-nhat-kiem-tra.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7685" cy="3452632"/>
                    </a:xfrm>
                    <a:prstGeom prst="rect">
                      <a:avLst/>
                    </a:prstGeom>
                    <a:noFill/>
                    <a:ln>
                      <a:noFill/>
                    </a:ln>
                  </pic:spPr>
                </pic:pic>
              </a:graphicData>
            </a:graphic>
          </wp:inline>
        </w:drawing>
      </w:r>
    </w:p>
    <w:p w:rsidR="00227A9F" w:rsidRPr="00227A9F" w:rsidRDefault="00227A9F" w:rsidP="00C1279F">
      <w:pPr>
        <w:pStyle w:val="Caption"/>
        <w:spacing w:before="120" w:after="120" w:line="312" w:lineRule="auto"/>
        <w:jc w:val="center"/>
        <w:rPr>
          <w:rFonts w:ascii="Times New Roman" w:hAnsi="Times New Roman" w:cs="Times New Roman"/>
          <w:color w:val="auto"/>
          <w:sz w:val="26"/>
          <w:szCs w:val="26"/>
        </w:rPr>
      </w:pPr>
      <w:bookmarkStart w:id="280" w:name="_Toc5779649"/>
      <w:bookmarkStart w:id="281" w:name="_Toc8374074"/>
      <w:bookmarkStart w:id="282" w:name="_Toc8739546"/>
      <w:bookmarkStart w:id="283" w:name="_Toc8973527"/>
      <w:r w:rsidRPr="00227A9F">
        <w:rPr>
          <w:rFonts w:ascii="Times New Roman" w:hAnsi="Times New Roman" w:cs="Times New Roman"/>
          <w:color w:val="auto"/>
          <w:sz w:val="26"/>
          <w:szCs w:val="26"/>
        </w:rPr>
        <w:t xml:space="preserve">Hình </w:t>
      </w:r>
      <w:r w:rsidRPr="00227A9F">
        <w:rPr>
          <w:rFonts w:ascii="Times New Roman" w:hAnsi="Times New Roman" w:cs="Times New Roman"/>
          <w:color w:val="auto"/>
          <w:sz w:val="26"/>
          <w:szCs w:val="26"/>
        </w:rPr>
        <w:fldChar w:fldCharType="begin"/>
      </w:r>
      <w:r w:rsidRPr="00227A9F">
        <w:rPr>
          <w:rFonts w:ascii="Times New Roman" w:hAnsi="Times New Roman" w:cs="Times New Roman"/>
          <w:color w:val="auto"/>
          <w:sz w:val="26"/>
          <w:szCs w:val="26"/>
        </w:rPr>
        <w:instrText xml:space="preserve"> SEQ Hình \* ARABIC </w:instrText>
      </w:r>
      <w:r w:rsidRPr="00227A9F">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17</w:t>
      </w:r>
      <w:r w:rsidRPr="00227A9F">
        <w:rPr>
          <w:rFonts w:ascii="Times New Roman" w:hAnsi="Times New Roman" w:cs="Times New Roman"/>
          <w:color w:val="auto"/>
          <w:sz w:val="26"/>
          <w:szCs w:val="26"/>
        </w:rPr>
        <w:fldChar w:fldCharType="end"/>
      </w:r>
      <w:r w:rsidRPr="00227A9F">
        <w:rPr>
          <w:rFonts w:ascii="Times New Roman" w:hAnsi="Times New Roman" w:cs="Times New Roman"/>
          <w:color w:val="auto"/>
          <w:sz w:val="26"/>
          <w:szCs w:val="26"/>
        </w:rPr>
        <w:t>. Giao diện trang cập nhật thông tin kiểm tra cầu</w:t>
      </w:r>
      <w:bookmarkEnd w:id="280"/>
      <w:bookmarkEnd w:id="281"/>
      <w:bookmarkEnd w:id="282"/>
      <w:bookmarkEnd w:id="283"/>
    </w:p>
    <w:p w:rsidR="00227A9F" w:rsidRPr="008654B8" w:rsidRDefault="00A11285" w:rsidP="00CB2E07">
      <w:pPr>
        <w:pStyle w:val="NoSpacing"/>
        <w:spacing w:line="312" w:lineRule="auto"/>
        <w:jc w:val="both"/>
        <w:rPr>
          <w:rFonts w:ascii="Times New Roman" w:hAnsi="Times New Roman" w:cs="Times New Roman"/>
          <w:sz w:val="27"/>
          <w:szCs w:val="27"/>
          <w:lang w:val="vi-VN"/>
          <w:rPrChange w:id="284" w:author="Nguyen Quoc Tuan" w:date="2019-05-18T19:03:00Z">
            <w:rPr>
              <w:rFonts w:ascii="Times New Roman" w:hAnsi="Times New Roman" w:cs="Times New Roman"/>
              <w:sz w:val="27"/>
              <w:szCs w:val="27"/>
            </w:rPr>
          </w:rPrChange>
        </w:rPr>
      </w:pPr>
      <w:r>
        <w:rPr>
          <w:rFonts w:ascii="Times New Roman" w:hAnsi="Times New Roman" w:cs="Times New Roman"/>
          <w:sz w:val="27"/>
          <w:szCs w:val="27"/>
          <w:lang w:val="vi-VN"/>
        </w:rPr>
        <w:tab/>
      </w:r>
      <w:r w:rsidR="00FE281C" w:rsidRPr="008654B8">
        <w:rPr>
          <w:rFonts w:ascii="Times New Roman" w:hAnsi="Times New Roman" w:cs="Times New Roman"/>
          <w:sz w:val="27"/>
          <w:szCs w:val="27"/>
          <w:lang w:val="vi-VN"/>
          <w:rPrChange w:id="285" w:author="Nguyen Quoc Tuan" w:date="2019-05-18T19:03:00Z">
            <w:rPr>
              <w:rFonts w:ascii="Times New Roman" w:hAnsi="Times New Roman" w:cs="Times New Roman"/>
              <w:sz w:val="27"/>
              <w:szCs w:val="27"/>
            </w:rPr>
          </w:rPrChange>
        </w:rPr>
        <w:t>Giao diện trang cập nhật thông tin kiểm tra cầu để người dùng có thể cập nhật, chỉnh sửa thông tin kiểm tra cầu đã có sẵn trên hệ thống.</w:t>
      </w:r>
    </w:p>
    <w:p w:rsidR="00A11285" w:rsidRPr="007159C4" w:rsidRDefault="00A11285" w:rsidP="007159C4">
      <w:pPr>
        <w:pStyle w:val="NormalWeb"/>
        <w:shd w:val="clear" w:color="auto" w:fill="FFFFFF"/>
        <w:spacing w:before="0" w:beforeAutospacing="0" w:after="0" w:afterAutospacing="0" w:line="312" w:lineRule="auto"/>
        <w:ind w:firstLine="720"/>
        <w:jc w:val="both"/>
        <w:rPr>
          <w:rFonts w:eastAsiaTheme="minorHAnsi"/>
          <w:sz w:val="26"/>
          <w:szCs w:val="26"/>
        </w:rPr>
      </w:pPr>
      <w:r w:rsidRPr="007159C4">
        <w:rPr>
          <w:rFonts w:eastAsiaTheme="minorHAnsi"/>
          <w:sz w:val="26"/>
          <w:szCs w:val="26"/>
        </w:rPr>
        <w:lastRenderedPageBreak/>
        <w:t>10. Giao diện trang thông tin sửa chữa cầu</w:t>
      </w:r>
    </w:p>
    <w:p w:rsidR="00E669DA" w:rsidRDefault="00E669DA" w:rsidP="00E669DA">
      <w:pPr>
        <w:pStyle w:val="NoSpacing"/>
        <w:keepNext/>
        <w:spacing w:after="120" w:line="360" w:lineRule="auto"/>
      </w:pPr>
      <w:r w:rsidRPr="00E669DA">
        <w:rPr>
          <w:rFonts w:ascii="Times New Roman" w:hAnsi="Times New Roman" w:cs="Times New Roman"/>
          <w:noProof/>
          <w:sz w:val="27"/>
          <w:szCs w:val="27"/>
        </w:rPr>
        <w:drawing>
          <wp:inline distT="0" distB="0" distL="0" distR="0" wp14:anchorId="428C47AD" wp14:editId="1AA68746">
            <wp:extent cx="5759450" cy="2355850"/>
            <wp:effectExtent l="0" t="0" r="0" b="6350"/>
            <wp:docPr id="79" name="Picture 79" descr="E:\All-Back-up\IT\HK-4\Do-an-tot-nghiep\toandq-baocao\data_all\10-Thong-tin-sua-ch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ll-Back-up\IT\HK-4\Do-an-tot-nghiep\toandq-baocao\data_all\10-Thong-tin-sua-chu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1814" cy="2356817"/>
                    </a:xfrm>
                    <a:prstGeom prst="rect">
                      <a:avLst/>
                    </a:prstGeom>
                    <a:noFill/>
                    <a:ln>
                      <a:noFill/>
                    </a:ln>
                  </pic:spPr>
                </pic:pic>
              </a:graphicData>
            </a:graphic>
          </wp:inline>
        </w:drawing>
      </w:r>
    </w:p>
    <w:p w:rsidR="00E669DA" w:rsidRPr="00E669DA" w:rsidRDefault="00E669DA" w:rsidP="00C1279F">
      <w:pPr>
        <w:pStyle w:val="Caption"/>
        <w:spacing w:before="120" w:after="120" w:line="312" w:lineRule="auto"/>
        <w:jc w:val="center"/>
        <w:rPr>
          <w:rFonts w:ascii="Times New Roman" w:hAnsi="Times New Roman" w:cs="Times New Roman"/>
          <w:color w:val="auto"/>
          <w:sz w:val="26"/>
          <w:szCs w:val="26"/>
        </w:rPr>
      </w:pPr>
      <w:bookmarkStart w:id="286" w:name="_Toc5779650"/>
      <w:bookmarkStart w:id="287" w:name="_Toc8374075"/>
      <w:bookmarkStart w:id="288" w:name="_Toc8739547"/>
      <w:bookmarkStart w:id="289" w:name="_Toc8973528"/>
      <w:r w:rsidRPr="00E669DA">
        <w:rPr>
          <w:rFonts w:ascii="Times New Roman" w:hAnsi="Times New Roman" w:cs="Times New Roman"/>
          <w:color w:val="auto"/>
          <w:sz w:val="26"/>
          <w:szCs w:val="26"/>
        </w:rPr>
        <w:t xml:space="preserve">Hình </w:t>
      </w:r>
      <w:r w:rsidRPr="00E669DA">
        <w:rPr>
          <w:rFonts w:ascii="Times New Roman" w:hAnsi="Times New Roman" w:cs="Times New Roman"/>
          <w:color w:val="auto"/>
          <w:sz w:val="26"/>
          <w:szCs w:val="26"/>
        </w:rPr>
        <w:fldChar w:fldCharType="begin"/>
      </w:r>
      <w:r w:rsidRPr="00E669DA">
        <w:rPr>
          <w:rFonts w:ascii="Times New Roman" w:hAnsi="Times New Roman" w:cs="Times New Roman"/>
          <w:color w:val="auto"/>
          <w:sz w:val="26"/>
          <w:szCs w:val="26"/>
        </w:rPr>
        <w:instrText xml:space="preserve"> SEQ Hình \* ARABIC </w:instrText>
      </w:r>
      <w:r w:rsidRPr="00E669DA">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18</w:t>
      </w:r>
      <w:r w:rsidRPr="00E669DA">
        <w:rPr>
          <w:rFonts w:ascii="Times New Roman" w:hAnsi="Times New Roman" w:cs="Times New Roman"/>
          <w:color w:val="auto"/>
          <w:sz w:val="26"/>
          <w:szCs w:val="26"/>
        </w:rPr>
        <w:fldChar w:fldCharType="end"/>
      </w:r>
      <w:r w:rsidRPr="00E669DA">
        <w:rPr>
          <w:rFonts w:ascii="Times New Roman" w:hAnsi="Times New Roman" w:cs="Times New Roman"/>
          <w:color w:val="auto"/>
          <w:sz w:val="26"/>
          <w:szCs w:val="26"/>
        </w:rPr>
        <w:t>. Giao diện trang thông tin sửa chữa cầu</w:t>
      </w:r>
      <w:bookmarkEnd w:id="286"/>
      <w:bookmarkEnd w:id="287"/>
      <w:bookmarkEnd w:id="288"/>
      <w:bookmarkEnd w:id="289"/>
    </w:p>
    <w:p w:rsidR="00316064" w:rsidRPr="008A4707" w:rsidRDefault="00316064" w:rsidP="00316064">
      <w:pPr>
        <w:pStyle w:val="NormalWeb"/>
        <w:shd w:val="clear" w:color="auto" w:fill="FFFFFF"/>
        <w:spacing w:before="0" w:beforeAutospacing="0" w:after="0" w:afterAutospacing="0" w:line="312" w:lineRule="auto"/>
        <w:ind w:firstLine="720"/>
        <w:jc w:val="both"/>
        <w:rPr>
          <w:sz w:val="27"/>
          <w:szCs w:val="27"/>
        </w:rPr>
      </w:pPr>
      <w:r w:rsidRPr="00CB2E07">
        <w:rPr>
          <w:rFonts w:eastAsiaTheme="minorHAnsi"/>
          <w:sz w:val="27"/>
          <w:szCs w:val="27"/>
          <w:lang w:val="vi-VN"/>
        </w:rPr>
        <w:t xml:space="preserve">Trang thông tin </w:t>
      </w:r>
      <w:r>
        <w:rPr>
          <w:rFonts w:eastAsiaTheme="minorHAnsi"/>
          <w:sz w:val="27"/>
          <w:szCs w:val="27"/>
        </w:rPr>
        <w:t>sửa chữa</w:t>
      </w:r>
      <w:r w:rsidRPr="00CB2E07">
        <w:rPr>
          <w:rFonts w:eastAsiaTheme="minorHAnsi"/>
          <w:sz w:val="27"/>
          <w:szCs w:val="27"/>
          <w:lang w:val="vi-VN"/>
        </w:rPr>
        <w:t xml:space="preserve"> cầu thể hiện danh sách tất cả các thông tin cơ bản của các đợt </w:t>
      </w:r>
      <w:r>
        <w:rPr>
          <w:rFonts w:eastAsiaTheme="minorHAnsi"/>
          <w:sz w:val="27"/>
          <w:szCs w:val="27"/>
        </w:rPr>
        <w:t>sửa chữa</w:t>
      </w:r>
      <w:r w:rsidRPr="00CB2E07">
        <w:rPr>
          <w:rFonts w:eastAsiaTheme="minorHAnsi"/>
          <w:sz w:val="27"/>
          <w:szCs w:val="27"/>
          <w:lang w:val="vi-VN"/>
        </w:rPr>
        <w:t xml:space="preserve"> cầu đường bộ</w:t>
      </w:r>
      <w:r>
        <w:rPr>
          <w:sz w:val="27"/>
          <w:szCs w:val="27"/>
          <w:lang w:val="vi-VN"/>
        </w:rPr>
        <w:t xml:space="preserve">, </w:t>
      </w:r>
      <w:r>
        <w:rPr>
          <w:rFonts w:eastAsiaTheme="minorHAnsi"/>
          <w:sz w:val="26"/>
          <w:szCs w:val="26"/>
        </w:rPr>
        <w:t>có thêm các nút chức năng để người dùng có thể chuyển đến các giao diện thêm, sửa, xóa, xem chi tiết thông tin sửa chữa.</w:t>
      </w:r>
    </w:p>
    <w:p w:rsidR="00A11285" w:rsidRPr="007159C4" w:rsidRDefault="00A11285" w:rsidP="007159C4">
      <w:pPr>
        <w:pStyle w:val="NormalWeb"/>
        <w:shd w:val="clear" w:color="auto" w:fill="FFFFFF"/>
        <w:spacing w:before="0" w:beforeAutospacing="0" w:after="0" w:afterAutospacing="0" w:line="312" w:lineRule="auto"/>
        <w:ind w:firstLine="720"/>
        <w:jc w:val="both"/>
        <w:rPr>
          <w:rFonts w:eastAsiaTheme="minorHAnsi"/>
          <w:sz w:val="26"/>
          <w:szCs w:val="26"/>
        </w:rPr>
      </w:pPr>
      <w:r w:rsidRPr="007159C4">
        <w:rPr>
          <w:rFonts w:eastAsiaTheme="minorHAnsi"/>
          <w:sz w:val="26"/>
          <w:szCs w:val="26"/>
        </w:rPr>
        <w:t>11. Giao diện trang cập nhật thông tin sửa chữa cầu</w:t>
      </w:r>
    </w:p>
    <w:p w:rsidR="006167DC" w:rsidRDefault="006167DC" w:rsidP="006167DC">
      <w:pPr>
        <w:pStyle w:val="NoSpacing"/>
        <w:keepNext/>
        <w:spacing w:after="120" w:line="360" w:lineRule="auto"/>
      </w:pPr>
      <w:r w:rsidRPr="006167DC">
        <w:rPr>
          <w:rFonts w:ascii="Times New Roman" w:hAnsi="Times New Roman" w:cs="Times New Roman"/>
          <w:noProof/>
          <w:sz w:val="27"/>
          <w:szCs w:val="27"/>
        </w:rPr>
        <w:drawing>
          <wp:inline distT="0" distB="0" distL="0" distR="0" wp14:anchorId="01A05097" wp14:editId="7E406141">
            <wp:extent cx="5760085" cy="4019550"/>
            <wp:effectExtent l="0" t="0" r="0" b="0"/>
            <wp:docPr id="80" name="Picture 80" descr="E:\All-Back-up\IT\HK-4\Do-an-tot-nghiep\toandq-baocao\data_all\11-Cap-nhat-sua-ch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ll-Back-up\IT\HK-4\Do-an-tot-nghiep\toandq-baocao\data_all\11-Cap-nhat-sua-chu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3103" cy="4021656"/>
                    </a:xfrm>
                    <a:prstGeom prst="rect">
                      <a:avLst/>
                    </a:prstGeom>
                    <a:noFill/>
                    <a:ln>
                      <a:noFill/>
                    </a:ln>
                  </pic:spPr>
                </pic:pic>
              </a:graphicData>
            </a:graphic>
          </wp:inline>
        </w:drawing>
      </w:r>
    </w:p>
    <w:p w:rsidR="006167DC" w:rsidRPr="006167DC" w:rsidRDefault="006167DC" w:rsidP="00C1279F">
      <w:pPr>
        <w:pStyle w:val="Caption"/>
        <w:spacing w:before="120" w:after="120" w:line="312" w:lineRule="auto"/>
        <w:jc w:val="center"/>
        <w:rPr>
          <w:rFonts w:ascii="Times New Roman" w:hAnsi="Times New Roman" w:cs="Times New Roman"/>
          <w:color w:val="auto"/>
          <w:sz w:val="26"/>
          <w:szCs w:val="26"/>
        </w:rPr>
      </w:pPr>
      <w:bookmarkStart w:id="290" w:name="_Toc5779651"/>
      <w:bookmarkStart w:id="291" w:name="_Toc8374076"/>
      <w:bookmarkStart w:id="292" w:name="_Toc8739548"/>
      <w:bookmarkStart w:id="293" w:name="_Toc8973529"/>
      <w:r w:rsidRPr="006167DC">
        <w:rPr>
          <w:rFonts w:ascii="Times New Roman" w:hAnsi="Times New Roman" w:cs="Times New Roman"/>
          <w:color w:val="auto"/>
          <w:sz w:val="26"/>
          <w:szCs w:val="26"/>
        </w:rPr>
        <w:t xml:space="preserve">Hình </w:t>
      </w:r>
      <w:r w:rsidRPr="006167DC">
        <w:rPr>
          <w:rFonts w:ascii="Times New Roman" w:hAnsi="Times New Roman" w:cs="Times New Roman"/>
          <w:color w:val="auto"/>
          <w:sz w:val="26"/>
          <w:szCs w:val="26"/>
        </w:rPr>
        <w:fldChar w:fldCharType="begin"/>
      </w:r>
      <w:r w:rsidRPr="006167DC">
        <w:rPr>
          <w:rFonts w:ascii="Times New Roman" w:hAnsi="Times New Roman" w:cs="Times New Roman"/>
          <w:color w:val="auto"/>
          <w:sz w:val="26"/>
          <w:szCs w:val="26"/>
        </w:rPr>
        <w:instrText xml:space="preserve"> SEQ Hình \* ARABIC </w:instrText>
      </w:r>
      <w:r w:rsidRPr="006167DC">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19</w:t>
      </w:r>
      <w:r w:rsidRPr="006167DC">
        <w:rPr>
          <w:rFonts w:ascii="Times New Roman" w:hAnsi="Times New Roman" w:cs="Times New Roman"/>
          <w:color w:val="auto"/>
          <w:sz w:val="26"/>
          <w:szCs w:val="26"/>
        </w:rPr>
        <w:fldChar w:fldCharType="end"/>
      </w:r>
      <w:r w:rsidRPr="006167DC">
        <w:rPr>
          <w:rFonts w:ascii="Times New Roman" w:hAnsi="Times New Roman" w:cs="Times New Roman"/>
          <w:color w:val="auto"/>
          <w:sz w:val="26"/>
          <w:szCs w:val="26"/>
        </w:rPr>
        <w:t>. Giao diện trang cập nhật thông tin sửa chữa cầu</w:t>
      </w:r>
      <w:bookmarkEnd w:id="290"/>
      <w:bookmarkEnd w:id="291"/>
      <w:bookmarkEnd w:id="292"/>
      <w:bookmarkEnd w:id="293"/>
    </w:p>
    <w:p w:rsidR="00476902" w:rsidRDefault="00476902" w:rsidP="004A48F6">
      <w:pPr>
        <w:pStyle w:val="NormalWeb"/>
        <w:shd w:val="clear" w:color="auto" w:fill="FFFFFF"/>
        <w:spacing w:before="0" w:beforeAutospacing="0" w:after="0" w:afterAutospacing="0" w:line="312" w:lineRule="auto"/>
        <w:ind w:firstLine="720"/>
        <w:jc w:val="both"/>
        <w:rPr>
          <w:sz w:val="27"/>
          <w:szCs w:val="27"/>
        </w:rPr>
      </w:pPr>
      <w:r>
        <w:rPr>
          <w:sz w:val="27"/>
          <w:szCs w:val="27"/>
        </w:rPr>
        <w:t>Giao diện trang cập nhật thông tin bảo trì cầu để người dùng có thể cập nhật, chỉnh sửa thông tin bảo trì cầu đã có sẵn trên hệ thống.</w:t>
      </w:r>
    </w:p>
    <w:p w:rsidR="0031694A" w:rsidRDefault="005574F4" w:rsidP="004A48F6">
      <w:pPr>
        <w:pStyle w:val="NormalWeb"/>
        <w:shd w:val="clear" w:color="auto" w:fill="FFFFFF"/>
        <w:spacing w:before="0" w:beforeAutospacing="0" w:after="0" w:afterAutospacing="0" w:line="312" w:lineRule="auto"/>
        <w:ind w:firstLine="720"/>
        <w:jc w:val="both"/>
        <w:rPr>
          <w:sz w:val="27"/>
          <w:szCs w:val="27"/>
          <w:lang w:val="vi-VN"/>
        </w:rPr>
      </w:pPr>
      <w:r w:rsidRPr="004A48F6">
        <w:rPr>
          <w:rFonts w:eastAsiaTheme="minorHAnsi"/>
          <w:sz w:val="26"/>
          <w:szCs w:val="26"/>
        </w:rPr>
        <w:lastRenderedPageBreak/>
        <w:t xml:space="preserve">12. </w:t>
      </w:r>
      <w:r w:rsidR="0031694A" w:rsidRPr="004A48F6">
        <w:rPr>
          <w:rFonts w:eastAsiaTheme="minorHAnsi"/>
          <w:sz w:val="26"/>
          <w:szCs w:val="26"/>
        </w:rPr>
        <w:t>Giao diện trang xem chi tiết thông tin cầu</w:t>
      </w:r>
    </w:p>
    <w:p w:rsidR="002B7339" w:rsidRDefault="002B7339" w:rsidP="002B7339">
      <w:pPr>
        <w:pStyle w:val="NoSpacing"/>
        <w:keepNext/>
        <w:spacing w:after="120" w:line="360" w:lineRule="auto"/>
      </w:pPr>
      <w:r w:rsidRPr="002B7339">
        <w:rPr>
          <w:rFonts w:ascii="Times New Roman" w:hAnsi="Times New Roman" w:cs="Times New Roman"/>
          <w:noProof/>
          <w:sz w:val="27"/>
          <w:szCs w:val="27"/>
        </w:rPr>
        <w:drawing>
          <wp:inline distT="0" distB="0" distL="0" distR="0" wp14:anchorId="06E007DC" wp14:editId="5B9A2AB5">
            <wp:extent cx="5760147" cy="4276725"/>
            <wp:effectExtent l="0" t="0" r="0" b="0"/>
            <wp:docPr id="81" name="Picture 81" descr="E:\All-Back-up\IT\HK-4\Do-an-tot-nghiep\toandq-baocao\data_all\12-Chi-tiet-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All-Back-up\IT\HK-4\Do-an-tot-nghiep\toandq-baocao\data_all\12-Chi-tiet-cau.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1278" cy="4277565"/>
                    </a:xfrm>
                    <a:prstGeom prst="rect">
                      <a:avLst/>
                    </a:prstGeom>
                    <a:noFill/>
                    <a:ln>
                      <a:noFill/>
                    </a:ln>
                  </pic:spPr>
                </pic:pic>
              </a:graphicData>
            </a:graphic>
          </wp:inline>
        </w:drawing>
      </w:r>
    </w:p>
    <w:p w:rsidR="002B7339" w:rsidRPr="002B7339" w:rsidRDefault="002B7339" w:rsidP="00C1279F">
      <w:pPr>
        <w:pStyle w:val="Caption"/>
        <w:spacing w:before="120" w:after="120" w:line="312" w:lineRule="auto"/>
        <w:jc w:val="center"/>
        <w:rPr>
          <w:rFonts w:ascii="Times New Roman" w:hAnsi="Times New Roman" w:cs="Times New Roman"/>
          <w:color w:val="auto"/>
          <w:sz w:val="26"/>
          <w:szCs w:val="26"/>
        </w:rPr>
      </w:pPr>
      <w:bookmarkStart w:id="294" w:name="_Toc5779652"/>
      <w:bookmarkStart w:id="295" w:name="_Toc8374077"/>
      <w:bookmarkStart w:id="296" w:name="_Toc8739549"/>
      <w:bookmarkStart w:id="297" w:name="_Toc8973530"/>
      <w:r w:rsidRPr="002B7339">
        <w:rPr>
          <w:rFonts w:ascii="Times New Roman" w:hAnsi="Times New Roman" w:cs="Times New Roman"/>
          <w:color w:val="auto"/>
          <w:sz w:val="26"/>
          <w:szCs w:val="26"/>
        </w:rPr>
        <w:t xml:space="preserve">Hình </w:t>
      </w:r>
      <w:r w:rsidRPr="002B7339">
        <w:rPr>
          <w:rFonts w:ascii="Times New Roman" w:hAnsi="Times New Roman" w:cs="Times New Roman"/>
          <w:color w:val="auto"/>
          <w:sz w:val="26"/>
          <w:szCs w:val="26"/>
        </w:rPr>
        <w:fldChar w:fldCharType="begin"/>
      </w:r>
      <w:r w:rsidRPr="002B7339">
        <w:rPr>
          <w:rFonts w:ascii="Times New Roman" w:hAnsi="Times New Roman" w:cs="Times New Roman"/>
          <w:color w:val="auto"/>
          <w:sz w:val="26"/>
          <w:szCs w:val="26"/>
        </w:rPr>
        <w:instrText xml:space="preserve"> SEQ Hình \* ARABIC </w:instrText>
      </w:r>
      <w:r w:rsidRPr="002B7339">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20</w:t>
      </w:r>
      <w:r w:rsidRPr="002B7339">
        <w:rPr>
          <w:rFonts w:ascii="Times New Roman" w:hAnsi="Times New Roman" w:cs="Times New Roman"/>
          <w:color w:val="auto"/>
          <w:sz w:val="26"/>
          <w:szCs w:val="26"/>
        </w:rPr>
        <w:fldChar w:fldCharType="end"/>
      </w:r>
      <w:r w:rsidRPr="002B7339">
        <w:rPr>
          <w:rFonts w:ascii="Times New Roman" w:hAnsi="Times New Roman" w:cs="Times New Roman"/>
          <w:color w:val="auto"/>
          <w:sz w:val="26"/>
          <w:szCs w:val="26"/>
        </w:rPr>
        <w:t>. Giao diện trang thông tin chi tiết về cầu</w:t>
      </w:r>
      <w:bookmarkEnd w:id="294"/>
      <w:bookmarkEnd w:id="295"/>
      <w:bookmarkEnd w:id="296"/>
      <w:bookmarkEnd w:id="297"/>
    </w:p>
    <w:p w:rsidR="0090366A" w:rsidRDefault="0090366A" w:rsidP="002C0B58">
      <w:pPr>
        <w:pStyle w:val="NormalWeb"/>
        <w:shd w:val="clear" w:color="auto" w:fill="FFFFFF"/>
        <w:spacing w:before="0" w:beforeAutospacing="0" w:after="0" w:afterAutospacing="0" w:line="312" w:lineRule="auto"/>
        <w:ind w:firstLine="720"/>
        <w:jc w:val="both"/>
        <w:rPr>
          <w:rFonts w:eastAsiaTheme="minorHAnsi"/>
          <w:sz w:val="26"/>
          <w:szCs w:val="26"/>
        </w:rPr>
      </w:pPr>
      <w:r>
        <w:rPr>
          <w:rFonts w:eastAsiaTheme="minorHAnsi"/>
          <w:sz w:val="26"/>
          <w:szCs w:val="26"/>
        </w:rPr>
        <w:t xml:space="preserve">Giao diện trang thông tin chi tiết cầu thể hiện đầy đủ tất cả các </w:t>
      </w:r>
      <w:r w:rsidR="005E6FB3">
        <w:rPr>
          <w:rFonts w:eastAsiaTheme="minorHAnsi"/>
          <w:sz w:val="26"/>
          <w:szCs w:val="26"/>
        </w:rPr>
        <w:t xml:space="preserve">dữ liệu cầu, </w:t>
      </w:r>
      <w:r>
        <w:rPr>
          <w:rFonts w:eastAsiaTheme="minorHAnsi"/>
          <w:sz w:val="26"/>
          <w:szCs w:val="26"/>
        </w:rPr>
        <w:t>thông tin</w:t>
      </w:r>
      <w:r w:rsidR="005E6FB3">
        <w:rPr>
          <w:rFonts w:eastAsiaTheme="minorHAnsi"/>
          <w:sz w:val="26"/>
          <w:szCs w:val="26"/>
        </w:rPr>
        <w:t xml:space="preserve"> các</w:t>
      </w:r>
      <w:r>
        <w:rPr>
          <w:rFonts w:eastAsiaTheme="minorHAnsi"/>
          <w:sz w:val="26"/>
          <w:szCs w:val="26"/>
        </w:rPr>
        <w:t xml:space="preserve"> hạng mục kết cấu cầu đường bộ.</w:t>
      </w:r>
      <w:r w:rsidR="00157ED1">
        <w:rPr>
          <w:rFonts w:eastAsiaTheme="minorHAnsi"/>
          <w:sz w:val="26"/>
          <w:szCs w:val="26"/>
        </w:rPr>
        <w:t xml:space="preserve"> Trên cửa sổ này có thêm nút để xuất báo cáo thông tin chi tiết cầu theo mẫu “Hồ sơ lý lịch cầu”; trường hợp cầu chưa có các thông tin về các hạng mục kết cấu, lịch sử bảo trì, kiểm tra… thì sẽ có nút để xóa thông tin cầu.</w:t>
      </w:r>
      <w:r w:rsidR="00595A3B">
        <w:rPr>
          <w:rFonts w:eastAsiaTheme="minorHAnsi"/>
          <w:sz w:val="26"/>
          <w:szCs w:val="26"/>
        </w:rPr>
        <w:t xml:space="preserve"> Trên giao diện tại từng vị trí nội dung thông tin các hạng mục kết cấu cầu đều có các nút để chuyển tới các cửa sổ để thực hiện chức năng thêm, sửa, xóa thông tin hạng mục kết cấu</w:t>
      </w:r>
      <w:r w:rsidR="00386E73">
        <w:rPr>
          <w:rFonts w:eastAsiaTheme="minorHAnsi"/>
          <w:sz w:val="26"/>
          <w:szCs w:val="26"/>
        </w:rPr>
        <w:t xml:space="preserve"> (kết cấu nhịp, kết cấu mố, kết cấu trụ, khe co giãn, …)</w:t>
      </w:r>
      <w:r w:rsidR="00595A3B">
        <w:rPr>
          <w:rFonts w:eastAsiaTheme="minorHAnsi"/>
          <w:sz w:val="26"/>
          <w:szCs w:val="26"/>
        </w:rPr>
        <w:t>.</w:t>
      </w:r>
      <w:r w:rsidR="00157ED1">
        <w:rPr>
          <w:rFonts w:eastAsiaTheme="minorHAnsi"/>
          <w:sz w:val="26"/>
          <w:szCs w:val="26"/>
        </w:rPr>
        <w:t xml:space="preserve"> </w:t>
      </w:r>
    </w:p>
    <w:p w:rsidR="005574F4" w:rsidRPr="002C0B58" w:rsidRDefault="0031694A" w:rsidP="002C0B58">
      <w:pPr>
        <w:pStyle w:val="NormalWeb"/>
        <w:shd w:val="clear" w:color="auto" w:fill="FFFFFF"/>
        <w:spacing w:before="0" w:beforeAutospacing="0" w:after="0" w:afterAutospacing="0" w:line="312" w:lineRule="auto"/>
        <w:ind w:firstLine="720"/>
        <w:jc w:val="both"/>
        <w:rPr>
          <w:rFonts w:eastAsiaTheme="minorHAnsi"/>
          <w:sz w:val="26"/>
          <w:szCs w:val="26"/>
        </w:rPr>
      </w:pPr>
      <w:r w:rsidRPr="002C0B58">
        <w:rPr>
          <w:rFonts w:eastAsiaTheme="minorHAnsi"/>
          <w:sz w:val="26"/>
          <w:szCs w:val="26"/>
        </w:rPr>
        <w:t xml:space="preserve">13. </w:t>
      </w:r>
      <w:r w:rsidR="005574F4" w:rsidRPr="002C0B58">
        <w:rPr>
          <w:rFonts w:eastAsiaTheme="minorHAnsi"/>
          <w:sz w:val="26"/>
          <w:szCs w:val="26"/>
        </w:rPr>
        <w:t>Báo cáo Hồ sơ lý lịch cầu</w:t>
      </w:r>
    </w:p>
    <w:p w:rsidR="005574F4" w:rsidRDefault="005574F4" w:rsidP="00585BF0">
      <w:pPr>
        <w:pStyle w:val="NoSpacing"/>
        <w:spacing w:after="120" w:line="360" w:lineRule="auto"/>
        <w:rPr>
          <w:rFonts w:ascii="Times New Roman" w:hAnsi="Times New Roman" w:cs="Times New Roman"/>
          <w:i/>
          <w:sz w:val="27"/>
          <w:szCs w:val="27"/>
          <w:lang w:val="vi-VN"/>
        </w:rPr>
      </w:pPr>
      <w:r>
        <w:rPr>
          <w:rFonts w:ascii="Times New Roman" w:hAnsi="Times New Roman" w:cs="Times New Roman"/>
          <w:sz w:val="27"/>
          <w:szCs w:val="27"/>
          <w:lang w:val="vi-VN"/>
        </w:rPr>
        <w:tab/>
      </w:r>
      <w:r w:rsidRPr="00EA4535">
        <w:rPr>
          <w:rFonts w:ascii="Times New Roman" w:hAnsi="Times New Roman" w:cs="Times New Roman"/>
          <w:i/>
          <w:sz w:val="27"/>
          <w:szCs w:val="27"/>
          <w:lang w:val="vi-VN"/>
        </w:rPr>
        <w:t>- Theo phụ lục 02 đính kèm.</w:t>
      </w:r>
    </w:p>
    <w:p w:rsidR="00FD0FBD" w:rsidRPr="008654B8" w:rsidRDefault="00FD0FBD" w:rsidP="00FD0FBD">
      <w:pPr>
        <w:pStyle w:val="NoSpacing"/>
        <w:spacing w:after="120" w:line="360" w:lineRule="auto"/>
        <w:jc w:val="both"/>
        <w:rPr>
          <w:rFonts w:ascii="Times New Roman" w:hAnsi="Times New Roman" w:cs="Times New Roman"/>
          <w:sz w:val="27"/>
          <w:szCs w:val="27"/>
          <w:lang w:val="vi-VN"/>
          <w:rPrChange w:id="298" w:author="Nguyen Quoc Tuan" w:date="2019-05-18T19:03:00Z">
            <w:rPr>
              <w:rFonts w:ascii="Times New Roman" w:hAnsi="Times New Roman" w:cs="Times New Roman"/>
              <w:sz w:val="27"/>
              <w:szCs w:val="27"/>
            </w:rPr>
          </w:rPrChange>
        </w:rPr>
      </w:pPr>
      <w:r w:rsidRPr="00FD0FBD">
        <w:rPr>
          <w:rFonts w:ascii="Times New Roman" w:hAnsi="Times New Roman" w:cs="Times New Roman"/>
          <w:sz w:val="27"/>
          <w:szCs w:val="27"/>
          <w:lang w:val="vi-VN"/>
        </w:rPr>
        <w:tab/>
      </w:r>
      <w:r w:rsidRPr="008654B8">
        <w:rPr>
          <w:rFonts w:ascii="Times New Roman" w:hAnsi="Times New Roman" w:cs="Times New Roman"/>
          <w:sz w:val="27"/>
          <w:szCs w:val="27"/>
          <w:lang w:val="vi-VN"/>
          <w:rPrChange w:id="299" w:author="Nguyen Quoc Tuan" w:date="2019-05-18T19:03:00Z">
            <w:rPr>
              <w:rFonts w:ascii="Times New Roman" w:hAnsi="Times New Roman" w:cs="Times New Roman"/>
              <w:sz w:val="27"/>
              <w:szCs w:val="27"/>
            </w:rPr>
          </w:rPrChange>
        </w:rPr>
        <w:t xml:space="preserve">Báo cáo hồ sơ lý lịch cầu được </w:t>
      </w:r>
      <w:r w:rsidR="00F3136C" w:rsidRPr="008654B8">
        <w:rPr>
          <w:rFonts w:ascii="Times New Roman" w:hAnsi="Times New Roman" w:cs="Times New Roman"/>
          <w:sz w:val="27"/>
          <w:szCs w:val="27"/>
          <w:lang w:val="vi-VN"/>
          <w:rPrChange w:id="300" w:author="Nguyen Quoc Tuan" w:date="2019-05-18T19:03:00Z">
            <w:rPr>
              <w:rFonts w:ascii="Times New Roman" w:hAnsi="Times New Roman" w:cs="Times New Roman"/>
              <w:sz w:val="27"/>
              <w:szCs w:val="27"/>
            </w:rPr>
          </w:rPrChange>
        </w:rPr>
        <w:t>xuất ra định dạng *</w:t>
      </w:r>
      <w:r w:rsidR="002409F6" w:rsidRPr="008654B8">
        <w:rPr>
          <w:rFonts w:ascii="Times New Roman" w:hAnsi="Times New Roman" w:cs="Times New Roman"/>
          <w:sz w:val="27"/>
          <w:szCs w:val="27"/>
          <w:lang w:val="vi-VN"/>
          <w:rPrChange w:id="301" w:author="Nguyen Quoc Tuan" w:date="2019-05-18T19:03:00Z">
            <w:rPr>
              <w:rFonts w:ascii="Times New Roman" w:hAnsi="Times New Roman" w:cs="Times New Roman"/>
              <w:sz w:val="27"/>
              <w:szCs w:val="27"/>
            </w:rPr>
          </w:rPrChange>
        </w:rPr>
        <w:t>.</w:t>
      </w:r>
      <w:r w:rsidR="00F3136C" w:rsidRPr="008654B8">
        <w:rPr>
          <w:rFonts w:ascii="Times New Roman" w:hAnsi="Times New Roman" w:cs="Times New Roman"/>
          <w:sz w:val="27"/>
          <w:szCs w:val="27"/>
          <w:lang w:val="vi-VN"/>
          <w:rPrChange w:id="302" w:author="Nguyen Quoc Tuan" w:date="2019-05-18T19:03:00Z">
            <w:rPr>
              <w:rFonts w:ascii="Times New Roman" w:hAnsi="Times New Roman" w:cs="Times New Roman"/>
              <w:sz w:val="27"/>
              <w:szCs w:val="27"/>
            </w:rPr>
          </w:rPrChange>
        </w:rPr>
        <w:t>pdf</w:t>
      </w:r>
      <w:r w:rsidRPr="008654B8">
        <w:rPr>
          <w:rFonts w:ascii="Times New Roman" w:hAnsi="Times New Roman" w:cs="Times New Roman"/>
          <w:sz w:val="27"/>
          <w:szCs w:val="27"/>
          <w:lang w:val="vi-VN"/>
          <w:rPrChange w:id="303" w:author="Nguyen Quoc Tuan" w:date="2019-05-18T19:03:00Z">
            <w:rPr>
              <w:rFonts w:ascii="Times New Roman" w:hAnsi="Times New Roman" w:cs="Times New Roman"/>
              <w:sz w:val="27"/>
              <w:szCs w:val="27"/>
            </w:rPr>
          </w:rPrChange>
        </w:rPr>
        <w:t>, trình bày các nội dung tương đồng theo biểu mẫu của “Hồ sơ lý lịch cầu” do Tổng Cục đường bộ Việt Nam ban hành.</w:t>
      </w:r>
    </w:p>
    <w:p w:rsidR="003B7484" w:rsidRPr="008654B8" w:rsidRDefault="003B7484">
      <w:pPr>
        <w:rPr>
          <w:rFonts w:ascii="Times New Roman" w:hAnsi="Times New Roman" w:cs="Times New Roman"/>
          <w:sz w:val="26"/>
          <w:szCs w:val="26"/>
          <w:lang w:val="vi-VN"/>
          <w:rPrChange w:id="304" w:author="Nguyen Quoc Tuan" w:date="2019-05-18T19:03:00Z">
            <w:rPr>
              <w:rFonts w:ascii="Times New Roman" w:hAnsi="Times New Roman" w:cs="Times New Roman"/>
              <w:sz w:val="26"/>
              <w:szCs w:val="26"/>
            </w:rPr>
          </w:rPrChange>
        </w:rPr>
      </w:pPr>
      <w:r w:rsidRPr="008654B8">
        <w:rPr>
          <w:sz w:val="26"/>
          <w:szCs w:val="26"/>
          <w:lang w:val="vi-VN"/>
          <w:rPrChange w:id="305" w:author="Nguyen Quoc Tuan" w:date="2019-05-18T19:03:00Z">
            <w:rPr>
              <w:sz w:val="26"/>
              <w:szCs w:val="26"/>
            </w:rPr>
          </w:rPrChange>
        </w:rPr>
        <w:br w:type="page"/>
      </w:r>
    </w:p>
    <w:p w:rsidR="005574F4" w:rsidRDefault="005574F4" w:rsidP="002C0B58">
      <w:pPr>
        <w:pStyle w:val="NormalWeb"/>
        <w:shd w:val="clear" w:color="auto" w:fill="FFFFFF"/>
        <w:spacing w:before="0" w:beforeAutospacing="0" w:after="0" w:afterAutospacing="0" w:line="312" w:lineRule="auto"/>
        <w:ind w:firstLine="720"/>
        <w:jc w:val="both"/>
        <w:rPr>
          <w:sz w:val="27"/>
          <w:szCs w:val="27"/>
          <w:lang w:val="vi-VN"/>
        </w:rPr>
      </w:pPr>
      <w:r w:rsidRPr="008654B8">
        <w:rPr>
          <w:rFonts w:eastAsiaTheme="minorHAnsi"/>
          <w:sz w:val="26"/>
          <w:szCs w:val="26"/>
          <w:lang w:val="vi-VN"/>
          <w:rPrChange w:id="306" w:author="Nguyen Quoc Tuan" w:date="2019-05-18T19:03:00Z">
            <w:rPr>
              <w:rFonts w:eastAsiaTheme="minorHAnsi"/>
              <w:sz w:val="26"/>
              <w:szCs w:val="26"/>
            </w:rPr>
          </w:rPrChange>
        </w:rPr>
        <w:lastRenderedPageBreak/>
        <w:t>1</w:t>
      </w:r>
      <w:r w:rsidR="0031694A" w:rsidRPr="008654B8">
        <w:rPr>
          <w:rFonts w:eastAsiaTheme="minorHAnsi"/>
          <w:sz w:val="26"/>
          <w:szCs w:val="26"/>
          <w:lang w:val="vi-VN"/>
          <w:rPrChange w:id="307" w:author="Nguyen Quoc Tuan" w:date="2019-05-18T19:03:00Z">
            <w:rPr>
              <w:rFonts w:eastAsiaTheme="minorHAnsi"/>
              <w:sz w:val="26"/>
              <w:szCs w:val="26"/>
            </w:rPr>
          </w:rPrChange>
        </w:rPr>
        <w:t>4</w:t>
      </w:r>
      <w:r w:rsidRPr="008654B8">
        <w:rPr>
          <w:rFonts w:eastAsiaTheme="minorHAnsi"/>
          <w:sz w:val="26"/>
          <w:szCs w:val="26"/>
          <w:lang w:val="vi-VN"/>
          <w:rPrChange w:id="308" w:author="Nguyen Quoc Tuan" w:date="2019-05-18T19:03:00Z">
            <w:rPr>
              <w:rFonts w:eastAsiaTheme="minorHAnsi"/>
              <w:sz w:val="26"/>
              <w:szCs w:val="26"/>
            </w:rPr>
          </w:rPrChange>
        </w:rPr>
        <w:t>. Giao diện báo cáo danh sách cầu</w:t>
      </w:r>
    </w:p>
    <w:p w:rsidR="002B7339" w:rsidRDefault="00C7345B" w:rsidP="002B7339">
      <w:pPr>
        <w:pStyle w:val="NoSpacing"/>
        <w:keepNext/>
        <w:spacing w:after="120" w:line="360" w:lineRule="auto"/>
      </w:pPr>
      <w:r w:rsidRPr="00C7345B">
        <w:rPr>
          <w:noProof/>
        </w:rPr>
        <w:drawing>
          <wp:inline distT="0" distB="0" distL="0" distR="0" wp14:anchorId="44654CE7" wp14:editId="7D440A03">
            <wp:extent cx="5759241" cy="2114550"/>
            <wp:effectExtent l="0" t="0" r="0" b="0"/>
            <wp:docPr id="13" name="Picture 13" descr="E:\All-Back-up\IT\HK-4\Do-an-tot-nghiep\toandq-baocao\data_all\13-Bao-cao-danh-sach-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ll-Back-up\IT\HK-4\Do-an-tot-nghiep\toandq-baocao\data_all\13-Bao-cao-danh-sach-cau.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4980" cy="2116657"/>
                    </a:xfrm>
                    <a:prstGeom prst="rect">
                      <a:avLst/>
                    </a:prstGeom>
                    <a:noFill/>
                    <a:ln>
                      <a:noFill/>
                    </a:ln>
                  </pic:spPr>
                </pic:pic>
              </a:graphicData>
            </a:graphic>
          </wp:inline>
        </w:drawing>
      </w:r>
    </w:p>
    <w:p w:rsidR="002B7339" w:rsidRPr="002B7339" w:rsidRDefault="002B7339" w:rsidP="00C1279F">
      <w:pPr>
        <w:pStyle w:val="Caption"/>
        <w:spacing w:before="120" w:after="120" w:line="312" w:lineRule="auto"/>
        <w:jc w:val="center"/>
        <w:rPr>
          <w:rFonts w:ascii="Times New Roman" w:hAnsi="Times New Roman" w:cs="Times New Roman"/>
          <w:color w:val="auto"/>
          <w:sz w:val="26"/>
          <w:szCs w:val="26"/>
        </w:rPr>
      </w:pPr>
      <w:bookmarkStart w:id="309" w:name="_Toc5779653"/>
      <w:bookmarkStart w:id="310" w:name="_Toc8374078"/>
      <w:bookmarkStart w:id="311" w:name="_Toc8739550"/>
      <w:bookmarkStart w:id="312" w:name="_Toc8973531"/>
      <w:r w:rsidRPr="002B7339">
        <w:rPr>
          <w:rFonts w:ascii="Times New Roman" w:hAnsi="Times New Roman" w:cs="Times New Roman"/>
          <w:color w:val="auto"/>
          <w:sz w:val="26"/>
          <w:szCs w:val="26"/>
        </w:rPr>
        <w:t xml:space="preserve">Hình </w:t>
      </w:r>
      <w:r w:rsidRPr="002B7339">
        <w:rPr>
          <w:rFonts w:ascii="Times New Roman" w:hAnsi="Times New Roman" w:cs="Times New Roman"/>
          <w:color w:val="auto"/>
          <w:sz w:val="26"/>
          <w:szCs w:val="26"/>
        </w:rPr>
        <w:fldChar w:fldCharType="begin"/>
      </w:r>
      <w:r w:rsidRPr="002B7339">
        <w:rPr>
          <w:rFonts w:ascii="Times New Roman" w:hAnsi="Times New Roman" w:cs="Times New Roman"/>
          <w:color w:val="auto"/>
          <w:sz w:val="26"/>
          <w:szCs w:val="26"/>
        </w:rPr>
        <w:instrText xml:space="preserve"> SEQ Hình \* ARABIC </w:instrText>
      </w:r>
      <w:r w:rsidRPr="002B7339">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21</w:t>
      </w:r>
      <w:r w:rsidRPr="002B7339">
        <w:rPr>
          <w:rFonts w:ascii="Times New Roman" w:hAnsi="Times New Roman" w:cs="Times New Roman"/>
          <w:color w:val="auto"/>
          <w:sz w:val="26"/>
          <w:szCs w:val="26"/>
        </w:rPr>
        <w:fldChar w:fldCharType="end"/>
      </w:r>
      <w:r w:rsidRPr="002B7339">
        <w:rPr>
          <w:rFonts w:ascii="Times New Roman" w:hAnsi="Times New Roman" w:cs="Times New Roman"/>
          <w:color w:val="auto"/>
          <w:sz w:val="26"/>
          <w:szCs w:val="26"/>
        </w:rPr>
        <w:t>. Giao diện trang báo cáo danh sách cầu</w:t>
      </w:r>
      <w:bookmarkEnd w:id="309"/>
      <w:bookmarkEnd w:id="310"/>
      <w:bookmarkEnd w:id="311"/>
      <w:bookmarkEnd w:id="312"/>
    </w:p>
    <w:p w:rsidR="003F6E84" w:rsidRPr="003B7484" w:rsidRDefault="003B7484" w:rsidP="003B7484">
      <w:pPr>
        <w:pStyle w:val="NormalWeb"/>
        <w:shd w:val="clear" w:color="auto" w:fill="FFFFFF"/>
        <w:spacing w:before="0" w:beforeAutospacing="0" w:after="0" w:afterAutospacing="0" w:line="312" w:lineRule="auto"/>
        <w:ind w:firstLine="720"/>
        <w:jc w:val="both"/>
        <w:rPr>
          <w:sz w:val="27"/>
          <w:szCs w:val="27"/>
        </w:rPr>
      </w:pPr>
      <w:r>
        <w:rPr>
          <w:sz w:val="27"/>
          <w:szCs w:val="27"/>
        </w:rPr>
        <w:t xml:space="preserve">Giao diện báo cáo danh sách cầu để thực hiện chức năng khi cần báo cáo danh sách thông tin cầu trên hệ thống. Người dùng có thể xuất báo cáo ra các định dạng như *.html, *.csv, *.txt, *.pdf, *.xls, *.xlsx và có thể tùy chọn các thuộc tính dữ liệu cần báo cáo. </w:t>
      </w:r>
    </w:p>
    <w:p w:rsidR="005574F4" w:rsidRDefault="005574F4" w:rsidP="003F6E84">
      <w:pPr>
        <w:pStyle w:val="NormalWeb"/>
        <w:shd w:val="clear" w:color="auto" w:fill="FFFFFF"/>
        <w:spacing w:before="0" w:beforeAutospacing="0" w:after="0" w:afterAutospacing="0" w:line="312" w:lineRule="auto"/>
        <w:ind w:firstLine="720"/>
        <w:jc w:val="both"/>
        <w:rPr>
          <w:sz w:val="27"/>
          <w:szCs w:val="27"/>
          <w:lang w:val="vi-VN"/>
        </w:rPr>
      </w:pPr>
      <w:r w:rsidRPr="003F6E84">
        <w:rPr>
          <w:rFonts w:eastAsiaTheme="minorHAnsi"/>
          <w:sz w:val="26"/>
          <w:szCs w:val="26"/>
        </w:rPr>
        <w:t>1</w:t>
      </w:r>
      <w:r w:rsidR="0031694A" w:rsidRPr="003F6E84">
        <w:rPr>
          <w:rFonts w:eastAsiaTheme="minorHAnsi"/>
          <w:sz w:val="26"/>
          <w:szCs w:val="26"/>
        </w:rPr>
        <w:t>5</w:t>
      </w:r>
      <w:r w:rsidRPr="003F6E84">
        <w:rPr>
          <w:rFonts w:eastAsiaTheme="minorHAnsi"/>
          <w:sz w:val="26"/>
          <w:szCs w:val="26"/>
        </w:rPr>
        <w:t>. Giao diện báo cáo danh sách thông tin kiểm tra</w:t>
      </w:r>
    </w:p>
    <w:p w:rsidR="00DE0409" w:rsidRDefault="00A61DA5" w:rsidP="00DE0409">
      <w:pPr>
        <w:pStyle w:val="NoSpacing"/>
        <w:keepNext/>
        <w:spacing w:after="120" w:line="360" w:lineRule="auto"/>
      </w:pPr>
      <w:r w:rsidRPr="00A61DA5">
        <w:rPr>
          <w:noProof/>
        </w:rPr>
        <w:drawing>
          <wp:inline distT="0" distB="0" distL="0" distR="0" wp14:anchorId="36411BF6" wp14:editId="7ADA8468">
            <wp:extent cx="5759901" cy="2894274"/>
            <wp:effectExtent l="0" t="0" r="0" b="1905"/>
            <wp:docPr id="17" name="Picture 17" descr="E:\All-Back-up\IT\HK-4\Do-an-tot-nghiep\toandq-baocao\data_all\14-Bao-cao-kiem-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ll-Back-up\IT\HK-4\Do-an-tot-nghiep\toandq-baocao\data_all\14-Bao-cao-kiem-tra.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62775" cy="2895718"/>
                    </a:xfrm>
                    <a:prstGeom prst="rect">
                      <a:avLst/>
                    </a:prstGeom>
                    <a:noFill/>
                    <a:ln>
                      <a:noFill/>
                    </a:ln>
                  </pic:spPr>
                </pic:pic>
              </a:graphicData>
            </a:graphic>
          </wp:inline>
        </w:drawing>
      </w:r>
    </w:p>
    <w:p w:rsidR="00DE0409" w:rsidRPr="00DE0409" w:rsidRDefault="00DE0409" w:rsidP="00C1279F">
      <w:pPr>
        <w:pStyle w:val="Caption"/>
        <w:spacing w:before="120" w:after="120" w:line="312" w:lineRule="auto"/>
        <w:jc w:val="center"/>
        <w:rPr>
          <w:rFonts w:ascii="Times New Roman" w:hAnsi="Times New Roman" w:cs="Times New Roman"/>
          <w:color w:val="auto"/>
          <w:sz w:val="26"/>
          <w:szCs w:val="26"/>
        </w:rPr>
      </w:pPr>
      <w:bookmarkStart w:id="313" w:name="_Toc5779654"/>
      <w:bookmarkStart w:id="314" w:name="_Toc8374079"/>
      <w:bookmarkStart w:id="315" w:name="_Toc8739551"/>
      <w:bookmarkStart w:id="316" w:name="_Toc8973532"/>
      <w:r w:rsidRPr="00DE0409">
        <w:rPr>
          <w:rFonts w:ascii="Times New Roman" w:hAnsi="Times New Roman" w:cs="Times New Roman"/>
          <w:color w:val="auto"/>
          <w:sz w:val="26"/>
          <w:szCs w:val="26"/>
        </w:rPr>
        <w:t xml:space="preserve">Hình </w:t>
      </w:r>
      <w:r w:rsidRPr="00DE0409">
        <w:rPr>
          <w:rFonts w:ascii="Times New Roman" w:hAnsi="Times New Roman" w:cs="Times New Roman"/>
          <w:color w:val="auto"/>
          <w:sz w:val="26"/>
          <w:szCs w:val="26"/>
        </w:rPr>
        <w:fldChar w:fldCharType="begin"/>
      </w:r>
      <w:r w:rsidRPr="00DE0409">
        <w:rPr>
          <w:rFonts w:ascii="Times New Roman" w:hAnsi="Times New Roman" w:cs="Times New Roman"/>
          <w:color w:val="auto"/>
          <w:sz w:val="26"/>
          <w:szCs w:val="26"/>
        </w:rPr>
        <w:instrText xml:space="preserve"> SEQ Hình \* ARABIC </w:instrText>
      </w:r>
      <w:r w:rsidRPr="00DE0409">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22</w:t>
      </w:r>
      <w:r w:rsidRPr="00DE0409">
        <w:rPr>
          <w:rFonts w:ascii="Times New Roman" w:hAnsi="Times New Roman" w:cs="Times New Roman"/>
          <w:color w:val="auto"/>
          <w:sz w:val="26"/>
          <w:szCs w:val="26"/>
        </w:rPr>
        <w:fldChar w:fldCharType="end"/>
      </w:r>
      <w:r w:rsidRPr="00DE0409">
        <w:rPr>
          <w:rFonts w:ascii="Times New Roman" w:hAnsi="Times New Roman" w:cs="Times New Roman"/>
          <w:color w:val="auto"/>
          <w:sz w:val="26"/>
          <w:szCs w:val="26"/>
        </w:rPr>
        <w:t>. Giao diện báo cáo danh sách thông tin kiểm tra cầu</w:t>
      </w:r>
      <w:bookmarkEnd w:id="313"/>
      <w:bookmarkEnd w:id="314"/>
      <w:bookmarkEnd w:id="315"/>
      <w:bookmarkEnd w:id="316"/>
    </w:p>
    <w:p w:rsidR="003B7484" w:rsidRDefault="003B7484" w:rsidP="00C1279F">
      <w:pPr>
        <w:pStyle w:val="NormalWeb"/>
        <w:shd w:val="clear" w:color="auto" w:fill="FFFFFF"/>
        <w:spacing w:before="0" w:beforeAutospacing="0" w:after="0" w:afterAutospacing="0" w:line="312" w:lineRule="auto"/>
        <w:ind w:firstLine="720"/>
        <w:jc w:val="both"/>
        <w:rPr>
          <w:sz w:val="27"/>
          <w:szCs w:val="27"/>
        </w:rPr>
      </w:pPr>
      <w:r>
        <w:rPr>
          <w:sz w:val="27"/>
          <w:szCs w:val="27"/>
        </w:rPr>
        <w:t>Giao diện báo cáo danh sách thông tin kiểm tra cầu để thực hiện chức năng khi cần báo cáo danh sách thông tin</w:t>
      </w:r>
      <w:r w:rsidR="0040108D">
        <w:rPr>
          <w:sz w:val="27"/>
          <w:szCs w:val="27"/>
        </w:rPr>
        <w:t xml:space="preserve"> kiểm tra</w:t>
      </w:r>
      <w:r>
        <w:rPr>
          <w:sz w:val="27"/>
          <w:szCs w:val="27"/>
        </w:rPr>
        <w:t xml:space="preserve"> cầu trên hệ thống. Người dùng có thể xuất báo cáo ra các định dạng như *.html, *.csv, *.txt, *.pdf, *.xls, *.xlsx và có thể tùy chọn các thuộc tính dữ liệu cần báo cáo.</w:t>
      </w:r>
    </w:p>
    <w:p w:rsidR="003B7484" w:rsidRDefault="003B7484" w:rsidP="003B7484">
      <w:pPr>
        <w:rPr>
          <w:rFonts w:ascii="Times New Roman" w:eastAsia="Times New Roman" w:hAnsi="Times New Roman" w:cs="Times New Roman"/>
        </w:rPr>
      </w:pPr>
      <w:r>
        <w:br w:type="page"/>
      </w:r>
    </w:p>
    <w:p w:rsidR="005574F4" w:rsidRDefault="005574F4" w:rsidP="00C1279F">
      <w:pPr>
        <w:pStyle w:val="NormalWeb"/>
        <w:shd w:val="clear" w:color="auto" w:fill="FFFFFF"/>
        <w:spacing w:before="0" w:beforeAutospacing="0" w:after="0" w:afterAutospacing="0" w:line="312" w:lineRule="auto"/>
        <w:ind w:firstLine="720"/>
        <w:jc w:val="both"/>
        <w:rPr>
          <w:sz w:val="27"/>
          <w:szCs w:val="27"/>
          <w:lang w:val="vi-VN"/>
        </w:rPr>
      </w:pPr>
      <w:r w:rsidRPr="00C1279F">
        <w:rPr>
          <w:rFonts w:eastAsiaTheme="minorHAnsi"/>
          <w:sz w:val="26"/>
          <w:szCs w:val="26"/>
        </w:rPr>
        <w:lastRenderedPageBreak/>
        <w:t>1</w:t>
      </w:r>
      <w:r w:rsidR="0031694A" w:rsidRPr="00C1279F">
        <w:rPr>
          <w:rFonts w:eastAsiaTheme="minorHAnsi"/>
          <w:sz w:val="26"/>
          <w:szCs w:val="26"/>
        </w:rPr>
        <w:t>6</w:t>
      </w:r>
      <w:r w:rsidRPr="00C1279F">
        <w:rPr>
          <w:rFonts w:eastAsiaTheme="minorHAnsi"/>
          <w:sz w:val="26"/>
          <w:szCs w:val="26"/>
        </w:rPr>
        <w:t>. Giao diện báo cáo danh sách thông tin sửa chữa</w:t>
      </w:r>
    </w:p>
    <w:p w:rsidR="00932362" w:rsidRDefault="005B6A70" w:rsidP="00932362">
      <w:pPr>
        <w:pStyle w:val="NoSpacing"/>
        <w:keepNext/>
        <w:spacing w:after="120" w:line="360" w:lineRule="auto"/>
      </w:pPr>
      <w:r w:rsidRPr="005B6A70">
        <w:rPr>
          <w:noProof/>
        </w:rPr>
        <w:drawing>
          <wp:inline distT="0" distB="0" distL="0" distR="0" wp14:anchorId="2C167408" wp14:editId="746E2042">
            <wp:extent cx="5759339" cy="2552369"/>
            <wp:effectExtent l="0" t="0" r="0" b="635"/>
            <wp:docPr id="20" name="Picture 20" descr="E:\All-Back-up\IT\HK-4\Do-an-tot-nghiep\toandq-baocao\data_all\15-Bao-cao-bao-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ll-Back-up\IT\HK-4\Do-an-tot-nghiep\toandq-baocao\data_all\15-Bao-cao-bao-tri.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6473" cy="2555530"/>
                    </a:xfrm>
                    <a:prstGeom prst="rect">
                      <a:avLst/>
                    </a:prstGeom>
                    <a:noFill/>
                    <a:ln>
                      <a:noFill/>
                    </a:ln>
                  </pic:spPr>
                </pic:pic>
              </a:graphicData>
            </a:graphic>
          </wp:inline>
        </w:drawing>
      </w:r>
    </w:p>
    <w:p w:rsidR="00360A91" w:rsidRPr="00932362" w:rsidRDefault="00932362" w:rsidP="00C1279F">
      <w:pPr>
        <w:pStyle w:val="Caption"/>
        <w:spacing w:before="120" w:after="120" w:line="312" w:lineRule="auto"/>
        <w:jc w:val="center"/>
        <w:rPr>
          <w:rFonts w:ascii="Times New Roman" w:hAnsi="Times New Roman" w:cs="Times New Roman"/>
          <w:color w:val="auto"/>
          <w:sz w:val="26"/>
          <w:szCs w:val="26"/>
        </w:rPr>
      </w:pPr>
      <w:bookmarkStart w:id="317" w:name="_Toc5779655"/>
      <w:bookmarkStart w:id="318" w:name="_Toc8374080"/>
      <w:bookmarkStart w:id="319" w:name="_Toc8739552"/>
      <w:bookmarkStart w:id="320" w:name="_Toc8973533"/>
      <w:r w:rsidRPr="00932362">
        <w:rPr>
          <w:rFonts w:ascii="Times New Roman" w:hAnsi="Times New Roman" w:cs="Times New Roman"/>
          <w:color w:val="auto"/>
          <w:sz w:val="26"/>
          <w:szCs w:val="26"/>
        </w:rPr>
        <w:t xml:space="preserve">Hình </w:t>
      </w:r>
      <w:r w:rsidRPr="00932362">
        <w:rPr>
          <w:rFonts w:ascii="Times New Roman" w:hAnsi="Times New Roman" w:cs="Times New Roman"/>
          <w:color w:val="auto"/>
          <w:sz w:val="26"/>
          <w:szCs w:val="26"/>
        </w:rPr>
        <w:fldChar w:fldCharType="begin"/>
      </w:r>
      <w:r w:rsidRPr="00932362">
        <w:rPr>
          <w:rFonts w:ascii="Times New Roman" w:hAnsi="Times New Roman" w:cs="Times New Roman"/>
          <w:color w:val="auto"/>
          <w:sz w:val="26"/>
          <w:szCs w:val="26"/>
        </w:rPr>
        <w:instrText xml:space="preserve"> SEQ Hình \* ARABIC </w:instrText>
      </w:r>
      <w:r w:rsidRPr="00932362">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23</w:t>
      </w:r>
      <w:r w:rsidRPr="00932362">
        <w:rPr>
          <w:rFonts w:ascii="Times New Roman" w:hAnsi="Times New Roman" w:cs="Times New Roman"/>
          <w:color w:val="auto"/>
          <w:sz w:val="26"/>
          <w:szCs w:val="26"/>
        </w:rPr>
        <w:fldChar w:fldCharType="end"/>
      </w:r>
      <w:r w:rsidRPr="00932362">
        <w:rPr>
          <w:rFonts w:ascii="Times New Roman" w:hAnsi="Times New Roman" w:cs="Times New Roman"/>
          <w:color w:val="auto"/>
          <w:sz w:val="26"/>
          <w:szCs w:val="26"/>
        </w:rPr>
        <w:t>. Giao diện báo cáo danh sách thông tin sửa chữa</w:t>
      </w:r>
      <w:bookmarkEnd w:id="317"/>
      <w:bookmarkEnd w:id="318"/>
      <w:bookmarkEnd w:id="319"/>
      <w:bookmarkEnd w:id="320"/>
    </w:p>
    <w:p w:rsidR="00932362" w:rsidRPr="00EB7B51" w:rsidRDefault="0040108D" w:rsidP="00EB7B51">
      <w:pPr>
        <w:pStyle w:val="NormalWeb"/>
        <w:shd w:val="clear" w:color="auto" w:fill="FFFFFF"/>
        <w:spacing w:before="0" w:beforeAutospacing="0" w:after="0" w:afterAutospacing="0" w:line="312" w:lineRule="auto"/>
        <w:ind w:firstLine="720"/>
        <w:jc w:val="both"/>
        <w:rPr>
          <w:sz w:val="27"/>
          <w:szCs w:val="27"/>
          <w:lang w:val="vi-VN"/>
        </w:rPr>
      </w:pPr>
      <w:r>
        <w:rPr>
          <w:sz w:val="27"/>
          <w:szCs w:val="27"/>
        </w:rPr>
        <w:t>Giao diện báo cáo danh sách</w:t>
      </w:r>
      <w:r w:rsidR="00522B65">
        <w:rPr>
          <w:sz w:val="27"/>
          <w:szCs w:val="27"/>
        </w:rPr>
        <w:t xml:space="preserve"> bảo trì</w:t>
      </w:r>
      <w:r>
        <w:rPr>
          <w:sz w:val="27"/>
          <w:szCs w:val="27"/>
        </w:rPr>
        <w:t xml:space="preserve"> cầu để thực hiện chức năng khi cần báo cáo danh sách thông tin </w:t>
      </w:r>
      <w:r w:rsidR="00522B65">
        <w:rPr>
          <w:sz w:val="27"/>
          <w:szCs w:val="27"/>
        </w:rPr>
        <w:t>bảo trì cầu</w:t>
      </w:r>
      <w:r>
        <w:rPr>
          <w:sz w:val="27"/>
          <w:szCs w:val="27"/>
        </w:rPr>
        <w:t xml:space="preserve"> trên hệ thống. Người dùng có thể xuất báo cáo ra các định dạng như *.html, *.csv, *.txt, *.pdf, *.xls, *.xlsx và có thể tùy chọn các thuộc tính dữ liệu cần báo cáo.</w:t>
      </w:r>
    </w:p>
    <w:p w:rsidR="005574F4" w:rsidRPr="008654B8" w:rsidRDefault="005574F4" w:rsidP="00C1279F">
      <w:pPr>
        <w:pStyle w:val="NormalWeb"/>
        <w:shd w:val="clear" w:color="auto" w:fill="FFFFFF"/>
        <w:spacing w:before="0" w:beforeAutospacing="0" w:after="0" w:afterAutospacing="0" w:line="312" w:lineRule="auto"/>
        <w:ind w:firstLine="720"/>
        <w:jc w:val="both"/>
        <w:rPr>
          <w:rFonts w:eastAsiaTheme="minorHAnsi"/>
          <w:sz w:val="26"/>
          <w:szCs w:val="26"/>
          <w:lang w:val="vi-VN"/>
          <w:rPrChange w:id="321" w:author="Nguyen Quoc Tuan" w:date="2019-05-18T19:03:00Z">
            <w:rPr>
              <w:rFonts w:eastAsiaTheme="minorHAnsi"/>
              <w:sz w:val="26"/>
              <w:szCs w:val="26"/>
            </w:rPr>
          </w:rPrChange>
        </w:rPr>
      </w:pPr>
      <w:r w:rsidRPr="008654B8">
        <w:rPr>
          <w:rFonts w:eastAsiaTheme="minorHAnsi"/>
          <w:sz w:val="26"/>
          <w:szCs w:val="26"/>
          <w:lang w:val="vi-VN"/>
          <w:rPrChange w:id="322" w:author="Nguyen Quoc Tuan" w:date="2019-05-18T19:03:00Z">
            <w:rPr>
              <w:rFonts w:eastAsiaTheme="minorHAnsi"/>
              <w:sz w:val="26"/>
              <w:szCs w:val="26"/>
            </w:rPr>
          </w:rPrChange>
        </w:rPr>
        <w:t>1</w:t>
      </w:r>
      <w:r w:rsidR="0031694A" w:rsidRPr="008654B8">
        <w:rPr>
          <w:rFonts w:eastAsiaTheme="minorHAnsi"/>
          <w:sz w:val="26"/>
          <w:szCs w:val="26"/>
          <w:lang w:val="vi-VN"/>
          <w:rPrChange w:id="323" w:author="Nguyen Quoc Tuan" w:date="2019-05-18T19:03:00Z">
            <w:rPr>
              <w:rFonts w:eastAsiaTheme="minorHAnsi"/>
              <w:sz w:val="26"/>
              <w:szCs w:val="26"/>
            </w:rPr>
          </w:rPrChange>
        </w:rPr>
        <w:t>7</w:t>
      </w:r>
      <w:r w:rsidRPr="008654B8">
        <w:rPr>
          <w:rFonts w:eastAsiaTheme="minorHAnsi"/>
          <w:sz w:val="26"/>
          <w:szCs w:val="26"/>
          <w:lang w:val="vi-VN"/>
          <w:rPrChange w:id="324" w:author="Nguyen Quoc Tuan" w:date="2019-05-18T19:03:00Z">
            <w:rPr>
              <w:rFonts w:eastAsiaTheme="minorHAnsi"/>
              <w:sz w:val="26"/>
              <w:szCs w:val="26"/>
            </w:rPr>
          </w:rPrChange>
        </w:rPr>
        <w:t>. Giao diện thêm mới đơn vị quản lý</w:t>
      </w:r>
    </w:p>
    <w:p w:rsidR="001A1345" w:rsidRDefault="001A1345" w:rsidP="001A1345">
      <w:pPr>
        <w:pStyle w:val="NoSpacing"/>
        <w:keepNext/>
        <w:spacing w:after="120" w:line="360" w:lineRule="auto"/>
      </w:pPr>
      <w:r w:rsidRPr="001A1345">
        <w:rPr>
          <w:rFonts w:ascii="Times New Roman" w:hAnsi="Times New Roman" w:cs="Times New Roman"/>
          <w:noProof/>
          <w:sz w:val="27"/>
          <w:szCs w:val="27"/>
        </w:rPr>
        <w:drawing>
          <wp:inline distT="0" distB="0" distL="0" distR="0" wp14:anchorId="3FD87D83" wp14:editId="6F53D60A">
            <wp:extent cx="5760720" cy="2847828"/>
            <wp:effectExtent l="0" t="0" r="0" b="0"/>
            <wp:docPr id="85" name="Picture 85" descr="E:\All-Back-up\IT\HK-4\Do-an-tot-nghiep\toandq-baocao\data_all\16-Don-vi-them-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All-Back-up\IT\HK-4\Do-an-tot-nghiep\toandq-baocao\data_all\16-Don-vi-them-moi.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2847828"/>
                    </a:xfrm>
                    <a:prstGeom prst="rect">
                      <a:avLst/>
                    </a:prstGeom>
                    <a:noFill/>
                    <a:ln>
                      <a:noFill/>
                    </a:ln>
                  </pic:spPr>
                </pic:pic>
              </a:graphicData>
            </a:graphic>
          </wp:inline>
        </w:drawing>
      </w:r>
    </w:p>
    <w:p w:rsidR="001A1345" w:rsidRDefault="001A1345" w:rsidP="00C1279F">
      <w:pPr>
        <w:pStyle w:val="Caption"/>
        <w:spacing w:before="120" w:after="120" w:line="312" w:lineRule="auto"/>
        <w:jc w:val="center"/>
        <w:rPr>
          <w:rFonts w:ascii="Times New Roman" w:hAnsi="Times New Roman" w:cs="Times New Roman"/>
          <w:color w:val="auto"/>
          <w:sz w:val="26"/>
          <w:szCs w:val="26"/>
        </w:rPr>
      </w:pPr>
      <w:bookmarkStart w:id="325" w:name="_Toc5779656"/>
      <w:bookmarkStart w:id="326" w:name="_Toc8374081"/>
      <w:bookmarkStart w:id="327" w:name="_Toc8739553"/>
      <w:bookmarkStart w:id="328" w:name="_Toc8973534"/>
      <w:r w:rsidRPr="001A1345">
        <w:rPr>
          <w:rFonts w:ascii="Times New Roman" w:hAnsi="Times New Roman" w:cs="Times New Roman"/>
          <w:color w:val="auto"/>
          <w:sz w:val="26"/>
          <w:szCs w:val="26"/>
        </w:rPr>
        <w:t xml:space="preserve">Hình </w:t>
      </w:r>
      <w:r w:rsidRPr="001A1345">
        <w:rPr>
          <w:rFonts w:ascii="Times New Roman" w:hAnsi="Times New Roman" w:cs="Times New Roman"/>
          <w:color w:val="auto"/>
          <w:sz w:val="26"/>
          <w:szCs w:val="26"/>
        </w:rPr>
        <w:fldChar w:fldCharType="begin"/>
      </w:r>
      <w:r w:rsidRPr="001A1345">
        <w:rPr>
          <w:rFonts w:ascii="Times New Roman" w:hAnsi="Times New Roman" w:cs="Times New Roman"/>
          <w:color w:val="auto"/>
          <w:sz w:val="26"/>
          <w:szCs w:val="26"/>
        </w:rPr>
        <w:instrText xml:space="preserve"> SEQ Hình \* ARABIC </w:instrText>
      </w:r>
      <w:r w:rsidRPr="001A1345">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24</w:t>
      </w:r>
      <w:r w:rsidRPr="001A1345">
        <w:rPr>
          <w:rFonts w:ascii="Times New Roman" w:hAnsi="Times New Roman" w:cs="Times New Roman"/>
          <w:color w:val="auto"/>
          <w:sz w:val="26"/>
          <w:szCs w:val="26"/>
        </w:rPr>
        <w:fldChar w:fldCharType="end"/>
      </w:r>
      <w:r w:rsidRPr="001A1345">
        <w:rPr>
          <w:rFonts w:ascii="Times New Roman" w:hAnsi="Times New Roman" w:cs="Times New Roman"/>
          <w:color w:val="auto"/>
          <w:sz w:val="26"/>
          <w:szCs w:val="26"/>
        </w:rPr>
        <w:t>. Giao diện thêm mới đơn vị</w:t>
      </w:r>
      <w:bookmarkEnd w:id="325"/>
      <w:bookmarkEnd w:id="326"/>
      <w:bookmarkEnd w:id="327"/>
      <w:bookmarkEnd w:id="328"/>
    </w:p>
    <w:p w:rsidR="00EB7B51" w:rsidRPr="00EB7B51" w:rsidRDefault="00EB7B51" w:rsidP="00EB7B51">
      <w:pPr>
        <w:rPr>
          <w:rFonts w:ascii="Times New Roman" w:hAnsi="Times New Roman" w:cs="Times New Roman"/>
          <w:sz w:val="26"/>
          <w:szCs w:val="26"/>
        </w:rPr>
      </w:pPr>
      <w:r>
        <w:tab/>
      </w:r>
      <w:r>
        <w:rPr>
          <w:rFonts w:ascii="Times New Roman" w:hAnsi="Times New Roman" w:cs="Times New Roman"/>
          <w:sz w:val="26"/>
          <w:szCs w:val="26"/>
        </w:rPr>
        <w:t xml:space="preserve">Giao diện thêm mới đơn vị để thực hiện chức năng thêm mới thông tin đơn vị (Đơn vị chủ quản, </w:t>
      </w:r>
      <w:r w:rsidR="0015537E">
        <w:rPr>
          <w:rFonts w:ascii="Times New Roman" w:hAnsi="Times New Roman" w:cs="Times New Roman"/>
          <w:sz w:val="26"/>
          <w:szCs w:val="26"/>
        </w:rPr>
        <w:t xml:space="preserve">đơn vị </w:t>
      </w:r>
      <w:r>
        <w:rPr>
          <w:rFonts w:ascii="Times New Roman" w:hAnsi="Times New Roman" w:cs="Times New Roman"/>
          <w:sz w:val="26"/>
          <w:szCs w:val="26"/>
        </w:rPr>
        <w:t xml:space="preserve">quản lý, </w:t>
      </w:r>
      <w:r w:rsidR="0015537E">
        <w:rPr>
          <w:rFonts w:ascii="Times New Roman" w:hAnsi="Times New Roman" w:cs="Times New Roman"/>
          <w:sz w:val="26"/>
          <w:szCs w:val="26"/>
        </w:rPr>
        <w:t xml:space="preserve">đơn vị </w:t>
      </w:r>
      <w:r>
        <w:rPr>
          <w:rFonts w:ascii="Times New Roman" w:hAnsi="Times New Roman" w:cs="Times New Roman"/>
          <w:sz w:val="26"/>
          <w:szCs w:val="26"/>
        </w:rPr>
        <w:t>vận hành</w:t>
      </w:r>
      <w:r w:rsidR="0015537E">
        <w:rPr>
          <w:rFonts w:ascii="Times New Roman" w:hAnsi="Times New Roman" w:cs="Times New Roman"/>
          <w:sz w:val="26"/>
          <w:szCs w:val="26"/>
        </w:rPr>
        <w:t xml:space="preserve"> tuyến đường</w:t>
      </w:r>
      <w:r>
        <w:rPr>
          <w:rFonts w:ascii="Times New Roman" w:hAnsi="Times New Roman" w:cs="Times New Roman"/>
          <w:sz w:val="26"/>
          <w:szCs w:val="26"/>
        </w:rPr>
        <w:t>).</w:t>
      </w:r>
    </w:p>
    <w:p w:rsidR="00B16DEE" w:rsidRDefault="00B16DEE">
      <w:pPr>
        <w:rPr>
          <w:rFonts w:ascii="Times New Roman" w:hAnsi="Times New Roman" w:cs="Times New Roman"/>
          <w:sz w:val="26"/>
          <w:szCs w:val="26"/>
        </w:rPr>
      </w:pPr>
      <w:r>
        <w:rPr>
          <w:sz w:val="26"/>
          <w:szCs w:val="26"/>
        </w:rPr>
        <w:br w:type="page"/>
      </w:r>
    </w:p>
    <w:p w:rsidR="005574F4" w:rsidRDefault="005574F4" w:rsidP="00C1279F">
      <w:pPr>
        <w:pStyle w:val="NormalWeb"/>
        <w:shd w:val="clear" w:color="auto" w:fill="FFFFFF"/>
        <w:spacing w:before="0" w:beforeAutospacing="0" w:after="0" w:afterAutospacing="0" w:line="312" w:lineRule="auto"/>
        <w:ind w:firstLine="720"/>
        <w:jc w:val="both"/>
        <w:rPr>
          <w:sz w:val="27"/>
          <w:szCs w:val="27"/>
          <w:lang w:val="vi-VN"/>
        </w:rPr>
      </w:pPr>
      <w:r w:rsidRPr="00C1279F">
        <w:rPr>
          <w:rFonts w:eastAsiaTheme="minorHAnsi"/>
          <w:sz w:val="26"/>
          <w:szCs w:val="26"/>
        </w:rPr>
        <w:lastRenderedPageBreak/>
        <w:t>1</w:t>
      </w:r>
      <w:r w:rsidR="0031694A" w:rsidRPr="00C1279F">
        <w:rPr>
          <w:rFonts w:eastAsiaTheme="minorHAnsi"/>
          <w:sz w:val="26"/>
          <w:szCs w:val="26"/>
        </w:rPr>
        <w:t>8</w:t>
      </w:r>
      <w:r w:rsidRPr="00C1279F">
        <w:rPr>
          <w:rFonts w:eastAsiaTheme="minorHAnsi"/>
          <w:sz w:val="26"/>
          <w:szCs w:val="26"/>
        </w:rPr>
        <w:t>. Giao diện quản lý người dùng</w:t>
      </w:r>
    </w:p>
    <w:p w:rsidR="00AD1C5D" w:rsidRDefault="00AD1C5D" w:rsidP="00AD1C5D">
      <w:pPr>
        <w:pStyle w:val="NoSpacing"/>
        <w:keepNext/>
        <w:spacing w:after="120" w:line="360" w:lineRule="auto"/>
      </w:pPr>
      <w:r w:rsidRPr="00AD1C5D">
        <w:rPr>
          <w:rFonts w:ascii="Times New Roman" w:hAnsi="Times New Roman" w:cs="Times New Roman"/>
          <w:noProof/>
          <w:sz w:val="27"/>
          <w:szCs w:val="27"/>
        </w:rPr>
        <w:drawing>
          <wp:inline distT="0" distB="0" distL="0" distR="0" wp14:anchorId="7E473A76" wp14:editId="0D9AB263">
            <wp:extent cx="5760720" cy="2334910"/>
            <wp:effectExtent l="0" t="0" r="0" b="8255"/>
            <wp:docPr id="86" name="Picture 86" descr="E:\All-Back-up\IT\HK-4\Do-an-tot-nghiep\toandq-baocao\data_all\17-Nguoi-su-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All-Back-up\IT\HK-4\Do-an-tot-nghiep\toandq-baocao\data_all\17-Nguoi-su-dung.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2334910"/>
                    </a:xfrm>
                    <a:prstGeom prst="rect">
                      <a:avLst/>
                    </a:prstGeom>
                    <a:noFill/>
                    <a:ln>
                      <a:noFill/>
                    </a:ln>
                  </pic:spPr>
                </pic:pic>
              </a:graphicData>
            </a:graphic>
          </wp:inline>
        </w:drawing>
      </w:r>
    </w:p>
    <w:p w:rsidR="00AD1C5D" w:rsidRDefault="00AD1C5D" w:rsidP="00C1279F">
      <w:pPr>
        <w:pStyle w:val="Caption"/>
        <w:spacing w:before="120" w:after="120" w:line="312" w:lineRule="auto"/>
        <w:jc w:val="center"/>
        <w:rPr>
          <w:rFonts w:ascii="Times New Roman" w:hAnsi="Times New Roman" w:cs="Times New Roman"/>
          <w:color w:val="auto"/>
          <w:sz w:val="26"/>
          <w:szCs w:val="26"/>
        </w:rPr>
      </w:pPr>
      <w:bookmarkStart w:id="329" w:name="_Toc5779657"/>
      <w:bookmarkStart w:id="330" w:name="_Toc8374082"/>
      <w:bookmarkStart w:id="331" w:name="_Toc8739554"/>
      <w:bookmarkStart w:id="332" w:name="_Toc8973535"/>
      <w:r w:rsidRPr="00AD1C5D">
        <w:rPr>
          <w:rFonts w:ascii="Times New Roman" w:hAnsi="Times New Roman" w:cs="Times New Roman"/>
          <w:color w:val="auto"/>
          <w:sz w:val="26"/>
          <w:szCs w:val="26"/>
        </w:rPr>
        <w:t xml:space="preserve">Hình </w:t>
      </w:r>
      <w:r w:rsidRPr="00AD1C5D">
        <w:rPr>
          <w:rFonts w:ascii="Times New Roman" w:hAnsi="Times New Roman" w:cs="Times New Roman"/>
          <w:color w:val="auto"/>
          <w:sz w:val="26"/>
          <w:szCs w:val="26"/>
        </w:rPr>
        <w:fldChar w:fldCharType="begin"/>
      </w:r>
      <w:r w:rsidRPr="00AD1C5D">
        <w:rPr>
          <w:rFonts w:ascii="Times New Roman" w:hAnsi="Times New Roman" w:cs="Times New Roman"/>
          <w:color w:val="auto"/>
          <w:sz w:val="26"/>
          <w:szCs w:val="26"/>
        </w:rPr>
        <w:instrText xml:space="preserve"> SEQ Hình \* ARABIC </w:instrText>
      </w:r>
      <w:r w:rsidRPr="00AD1C5D">
        <w:rPr>
          <w:rFonts w:ascii="Times New Roman" w:hAnsi="Times New Roman" w:cs="Times New Roman"/>
          <w:color w:val="auto"/>
          <w:sz w:val="26"/>
          <w:szCs w:val="26"/>
        </w:rPr>
        <w:fldChar w:fldCharType="separate"/>
      </w:r>
      <w:r w:rsidR="00F86E47">
        <w:rPr>
          <w:rFonts w:ascii="Times New Roman" w:hAnsi="Times New Roman" w:cs="Times New Roman"/>
          <w:noProof/>
          <w:color w:val="auto"/>
          <w:sz w:val="26"/>
          <w:szCs w:val="26"/>
        </w:rPr>
        <w:t>25</w:t>
      </w:r>
      <w:r w:rsidRPr="00AD1C5D">
        <w:rPr>
          <w:rFonts w:ascii="Times New Roman" w:hAnsi="Times New Roman" w:cs="Times New Roman"/>
          <w:color w:val="auto"/>
          <w:sz w:val="26"/>
          <w:szCs w:val="26"/>
        </w:rPr>
        <w:fldChar w:fldCharType="end"/>
      </w:r>
      <w:r w:rsidRPr="00AD1C5D">
        <w:rPr>
          <w:rFonts w:ascii="Times New Roman" w:hAnsi="Times New Roman" w:cs="Times New Roman"/>
          <w:color w:val="auto"/>
          <w:sz w:val="26"/>
          <w:szCs w:val="26"/>
        </w:rPr>
        <w:t>. Giao diện quản lý người dùng</w:t>
      </w:r>
      <w:bookmarkEnd w:id="329"/>
      <w:bookmarkEnd w:id="330"/>
      <w:bookmarkEnd w:id="331"/>
      <w:bookmarkEnd w:id="332"/>
    </w:p>
    <w:p w:rsidR="00B16DEE" w:rsidRPr="00B16DEE" w:rsidRDefault="00B16DEE" w:rsidP="00B16DEE">
      <w:pPr>
        <w:jc w:val="both"/>
        <w:rPr>
          <w:rFonts w:ascii="Times New Roman" w:hAnsi="Times New Roman" w:cs="Times New Roman"/>
          <w:sz w:val="26"/>
          <w:szCs w:val="26"/>
        </w:rPr>
      </w:pPr>
      <w:r>
        <w:tab/>
      </w:r>
      <w:r>
        <w:rPr>
          <w:rFonts w:ascii="Times New Roman" w:hAnsi="Times New Roman" w:cs="Times New Roman"/>
          <w:sz w:val="26"/>
          <w:szCs w:val="26"/>
        </w:rPr>
        <w:t>Giao diện quản lý người dùng để thực hiện quản lý thông tin tài khoản người sử dụng hệ thống.</w:t>
      </w:r>
    </w:p>
    <w:p w:rsidR="00D42F2A" w:rsidRDefault="00D42F2A">
      <w:pPr>
        <w:rPr>
          <w:rFonts w:ascii="Times New Roman" w:eastAsiaTheme="majorEastAsia" w:hAnsi="Times New Roman" w:cstheme="majorBidi"/>
          <w:b/>
          <w:sz w:val="26"/>
          <w:szCs w:val="26"/>
        </w:rPr>
      </w:pPr>
      <w:r>
        <w:br w:type="page"/>
      </w:r>
    </w:p>
    <w:p w:rsidR="00D42F2A" w:rsidRPr="00D42F2A" w:rsidRDefault="00D42F2A" w:rsidP="00D42F2A">
      <w:pPr>
        <w:pStyle w:val="Heading1"/>
      </w:pPr>
      <w:bookmarkStart w:id="333" w:name="_Toc8936964"/>
      <w:r w:rsidRPr="008028CF">
        <w:lastRenderedPageBreak/>
        <w:t>KẾT LUẬN</w:t>
      </w:r>
      <w:bookmarkEnd w:id="333"/>
    </w:p>
    <w:p w:rsidR="00254EE0" w:rsidRDefault="00D42F2A" w:rsidP="00904681">
      <w:pPr>
        <w:pStyle w:val="Heading2"/>
        <w:ind w:firstLine="720"/>
      </w:pPr>
      <w:bookmarkStart w:id="334" w:name="_Toc8936965"/>
      <w:r>
        <w:t>1</w:t>
      </w:r>
      <w:r w:rsidR="00254EE0" w:rsidRPr="00A33B86">
        <w:t>. Đánh giá kết quả của đề tài</w:t>
      </w:r>
      <w:bookmarkEnd w:id="334"/>
    </w:p>
    <w:p w:rsidR="001C1151" w:rsidRDefault="001C1151" w:rsidP="006174F4">
      <w:pPr>
        <w:pStyle w:val="Heading4"/>
        <w:jc w:val="both"/>
      </w:pPr>
      <w:r>
        <w:tab/>
      </w:r>
      <w:r w:rsidR="00D42F2A">
        <w:t>1</w:t>
      </w:r>
      <w:r>
        <w:t>.1. Kết quả đạt được</w:t>
      </w:r>
    </w:p>
    <w:p w:rsidR="0054253C" w:rsidRPr="00774DF0" w:rsidRDefault="001C1151" w:rsidP="0054253C">
      <w:pPr>
        <w:spacing w:after="0" w:line="312" w:lineRule="auto"/>
        <w:jc w:val="both"/>
        <w:rPr>
          <w:rFonts w:ascii="Times New Roman" w:hAnsi="Times New Roman" w:cs="Times New Roman"/>
          <w:sz w:val="26"/>
          <w:szCs w:val="26"/>
        </w:rPr>
      </w:pPr>
      <w:r w:rsidRPr="001C1151">
        <w:rPr>
          <w:rFonts w:ascii="Times New Roman" w:hAnsi="Times New Roman" w:cs="Times New Roman"/>
          <w:sz w:val="27"/>
          <w:szCs w:val="27"/>
        </w:rPr>
        <w:tab/>
      </w:r>
      <w:r w:rsidR="0054253C" w:rsidRPr="00774DF0">
        <w:rPr>
          <w:rFonts w:ascii="Times New Roman" w:hAnsi="Times New Roman" w:cs="Times New Roman"/>
          <w:sz w:val="26"/>
          <w:szCs w:val="26"/>
        </w:rPr>
        <w:t xml:space="preserve">Với việc theo sát hướng giải quyết vấn đề, sau một thời gian tập trung triển khai đề tài, tác giả đã hoàn thành được </w:t>
      </w:r>
      <w:r w:rsidR="0054253C" w:rsidRPr="00774DF0">
        <w:rPr>
          <w:rFonts w:ascii="Times New Roman" w:hAnsi="Times New Roman" w:cs="Times New Roman"/>
          <w:b/>
          <w:sz w:val="26"/>
          <w:szCs w:val="26"/>
        </w:rPr>
        <w:t>Hệ thống quản lý thông tin cầu đường bộ trên nền Web</w:t>
      </w:r>
      <w:r w:rsidR="0054253C" w:rsidRPr="00774DF0">
        <w:rPr>
          <w:rFonts w:ascii="Times New Roman" w:hAnsi="Times New Roman" w:cs="Times New Roman"/>
          <w:sz w:val="26"/>
          <w:szCs w:val="26"/>
        </w:rPr>
        <w:t xml:space="preserve"> theo mô hình MVC cho phép hệ thống dễ dàng mở rộng và phát triển </w:t>
      </w:r>
      <w:r w:rsidR="00B054BC">
        <w:rPr>
          <w:rFonts w:ascii="Times New Roman" w:hAnsi="Times New Roman" w:cs="Times New Roman"/>
          <w:sz w:val="26"/>
          <w:szCs w:val="26"/>
        </w:rPr>
        <w:t>trong tương lai</w:t>
      </w:r>
      <w:r w:rsidR="0054253C" w:rsidRPr="00774DF0">
        <w:rPr>
          <w:rFonts w:ascii="Times New Roman" w:hAnsi="Times New Roman" w:cs="Times New Roman"/>
          <w:sz w:val="26"/>
          <w:szCs w:val="26"/>
        </w:rPr>
        <w:t xml:space="preserve">. </w:t>
      </w:r>
      <w:r w:rsidR="009F5169">
        <w:rPr>
          <w:rFonts w:ascii="Times New Roman" w:hAnsi="Times New Roman" w:cs="Times New Roman"/>
          <w:sz w:val="26"/>
          <w:szCs w:val="26"/>
        </w:rPr>
        <w:t xml:space="preserve">Đến nay, </w:t>
      </w:r>
      <w:r w:rsidR="009F5169" w:rsidRPr="00774DF0">
        <w:rPr>
          <w:rFonts w:ascii="Times New Roman" w:hAnsi="Times New Roman" w:cs="Times New Roman"/>
          <w:sz w:val="26"/>
          <w:szCs w:val="26"/>
        </w:rPr>
        <w:t>đồ án đã hoàn thành mục tiêu đề ra ban đầu</w:t>
      </w:r>
      <w:r w:rsidR="009F5169">
        <w:rPr>
          <w:rFonts w:ascii="Times New Roman" w:hAnsi="Times New Roman" w:cs="Times New Roman"/>
          <w:sz w:val="26"/>
          <w:szCs w:val="26"/>
        </w:rPr>
        <w:t xml:space="preserve"> với những </w:t>
      </w:r>
      <w:r w:rsidR="00806DEA">
        <w:rPr>
          <w:rFonts w:ascii="Times New Roman" w:hAnsi="Times New Roman" w:cs="Times New Roman"/>
          <w:sz w:val="26"/>
          <w:szCs w:val="26"/>
        </w:rPr>
        <w:t>kết quả đạt được</w:t>
      </w:r>
      <w:r w:rsidR="009F5169">
        <w:rPr>
          <w:rFonts w:ascii="Times New Roman" w:hAnsi="Times New Roman" w:cs="Times New Roman"/>
          <w:sz w:val="26"/>
          <w:szCs w:val="26"/>
        </w:rPr>
        <w:t xml:space="preserve"> cụ thể </w:t>
      </w:r>
      <w:r w:rsidR="00F36101">
        <w:rPr>
          <w:rFonts w:ascii="Times New Roman" w:hAnsi="Times New Roman" w:cs="Times New Roman"/>
          <w:sz w:val="26"/>
          <w:szCs w:val="26"/>
        </w:rPr>
        <w:t xml:space="preserve">như </w:t>
      </w:r>
      <w:r w:rsidR="009F5169">
        <w:rPr>
          <w:rFonts w:ascii="Times New Roman" w:hAnsi="Times New Roman" w:cs="Times New Roman"/>
          <w:sz w:val="26"/>
          <w:szCs w:val="26"/>
        </w:rPr>
        <w:t>sau:</w:t>
      </w:r>
    </w:p>
    <w:p w:rsidR="001C1151" w:rsidRPr="0068402A" w:rsidRDefault="001C1151" w:rsidP="0054253C">
      <w:pPr>
        <w:spacing w:after="0" w:line="312" w:lineRule="auto"/>
        <w:ind w:firstLine="720"/>
        <w:jc w:val="both"/>
        <w:rPr>
          <w:rFonts w:ascii="Times New Roman" w:hAnsi="Times New Roman" w:cs="Times New Roman"/>
          <w:sz w:val="26"/>
          <w:szCs w:val="26"/>
        </w:rPr>
      </w:pPr>
      <w:r w:rsidRPr="0068402A">
        <w:rPr>
          <w:rFonts w:ascii="Times New Roman" w:hAnsi="Times New Roman" w:cs="Times New Roman"/>
          <w:sz w:val="26"/>
          <w:szCs w:val="26"/>
        </w:rPr>
        <w:t>- Đã xây dựng hoàn thiện hệ thống quản lý thông tin cầu đường bộ theo mục tiêu đề ra ban đầu.</w:t>
      </w:r>
    </w:p>
    <w:p w:rsidR="001C1151" w:rsidRPr="0068402A" w:rsidRDefault="001C115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Các chức năng hoạt động tốt, thực hiện theo đúng quy trình nghiệp vụ của hệ thống.</w:t>
      </w:r>
    </w:p>
    <w:p w:rsidR="001C1151" w:rsidRPr="0068402A" w:rsidRDefault="001C1151" w:rsidP="0054253C">
      <w:pPr>
        <w:spacing w:after="0" w:line="312" w:lineRule="auto"/>
        <w:ind w:firstLine="720"/>
        <w:jc w:val="both"/>
        <w:rPr>
          <w:rFonts w:ascii="Times New Roman" w:hAnsi="Times New Roman" w:cs="Times New Roman"/>
          <w:sz w:val="26"/>
          <w:szCs w:val="26"/>
        </w:rPr>
      </w:pPr>
      <w:r w:rsidRPr="0068402A">
        <w:rPr>
          <w:rFonts w:ascii="Times New Roman" w:hAnsi="Times New Roman" w:cs="Times New Roman"/>
          <w:sz w:val="26"/>
          <w:szCs w:val="26"/>
        </w:rPr>
        <w:t>- Hệ thống tương thích với đa phần các trình duyệt web hiện tại và phù hợp với các</w:t>
      </w:r>
      <w:r w:rsidR="00415DF5" w:rsidRPr="0068402A">
        <w:rPr>
          <w:rFonts w:ascii="Times New Roman" w:hAnsi="Times New Roman" w:cs="Times New Roman"/>
          <w:sz w:val="26"/>
          <w:szCs w:val="26"/>
        </w:rPr>
        <w:t xml:space="preserve"> thiết bị với độ phân giải màn hình khác nhau.</w:t>
      </w:r>
    </w:p>
    <w:p w:rsidR="001C1151" w:rsidRPr="0068402A" w:rsidRDefault="001C115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Giao diện thân thiện, thao tác thuận lợi, dễ sử dụng với người</w:t>
      </w:r>
      <w:r w:rsidR="00052F9E" w:rsidRPr="0068402A">
        <w:rPr>
          <w:rFonts w:ascii="Times New Roman" w:hAnsi="Times New Roman" w:cs="Times New Roman"/>
          <w:sz w:val="26"/>
          <w:szCs w:val="26"/>
        </w:rPr>
        <w:t xml:space="preserve"> dùng</w:t>
      </w:r>
      <w:r w:rsidRPr="0068402A">
        <w:rPr>
          <w:rFonts w:ascii="Times New Roman" w:hAnsi="Times New Roman" w:cs="Times New Roman"/>
          <w:sz w:val="26"/>
          <w:szCs w:val="26"/>
        </w:rPr>
        <w:t>.</w:t>
      </w:r>
    </w:p>
    <w:p w:rsidR="001C1151" w:rsidRPr="0068402A" w:rsidRDefault="001C115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Mức độ bảo mật dữ liệu ở mức tương đối.</w:t>
      </w:r>
    </w:p>
    <w:p w:rsidR="001C1151" w:rsidRDefault="001C1151" w:rsidP="006174F4">
      <w:pPr>
        <w:pStyle w:val="Heading4"/>
        <w:jc w:val="both"/>
      </w:pPr>
      <w:r>
        <w:tab/>
      </w:r>
      <w:r w:rsidR="00D42F2A">
        <w:t>1</w:t>
      </w:r>
      <w:r>
        <w:t>.2. Những tồn tại</w:t>
      </w:r>
      <w:r w:rsidR="00976982">
        <w:t>,</w:t>
      </w:r>
      <w:r>
        <w:t xml:space="preserve"> hạn chế cần khắc phục</w:t>
      </w:r>
    </w:p>
    <w:p w:rsidR="006174F4" w:rsidRDefault="00381BE7" w:rsidP="0068402A">
      <w:pPr>
        <w:spacing w:after="0" w:line="312" w:lineRule="auto"/>
        <w:ind w:firstLine="720"/>
        <w:jc w:val="both"/>
        <w:rPr>
          <w:rFonts w:ascii="Times New Roman" w:hAnsi="Times New Roman" w:cs="Times New Roman"/>
          <w:sz w:val="26"/>
          <w:szCs w:val="26"/>
        </w:rPr>
      </w:pPr>
      <w:r w:rsidRPr="0068402A">
        <w:rPr>
          <w:rFonts w:ascii="Times New Roman" w:hAnsi="Times New Roman" w:cs="Times New Roman"/>
          <w:sz w:val="26"/>
          <w:szCs w:val="26"/>
        </w:rPr>
        <w:t>- Hệ thống có sử dụng các Extensions, Widget của framework Yii2</w:t>
      </w:r>
      <w:r w:rsidR="006174F4" w:rsidRPr="0068402A">
        <w:rPr>
          <w:rFonts w:ascii="Times New Roman" w:hAnsi="Times New Roman" w:cs="Times New Roman"/>
          <w:sz w:val="26"/>
          <w:szCs w:val="26"/>
        </w:rPr>
        <w:t xml:space="preserve"> </w:t>
      </w:r>
      <w:r w:rsidRPr="0068402A">
        <w:rPr>
          <w:rFonts w:ascii="Times New Roman" w:hAnsi="Times New Roman" w:cs="Times New Roman"/>
          <w:sz w:val="26"/>
          <w:szCs w:val="26"/>
        </w:rPr>
        <w:t xml:space="preserve">để thực hiện một số chức năng. Tuy nhiên, </w:t>
      </w:r>
      <w:r w:rsidR="001D7532" w:rsidRPr="0068402A">
        <w:rPr>
          <w:rFonts w:ascii="Times New Roman" w:hAnsi="Times New Roman" w:cs="Times New Roman"/>
          <w:sz w:val="26"/>
          <w:szCs w:val="26"/>
        </w:rPr>
        <w:t xml:space="preserve">một số tính năng </w:t>
      </w:r>
      <w:r w:rsidRPr="0068402A">
        <w:rPr>
          <w:rFonts w:ascii="Times New Roman" w:hAnsi="Times New Roman" w:cs="Times New Roman"/>
          <w:sz w:val="26"/>
          <w:szCs w:val="26"/>
        </w:rPr>
        <w:t>chưa có sự tùy biến phù hợp ứng dụng.</w:t>
      </w:r>
    </w:p>
    <w:p w:rsidR="00962E61" w:rsidRPr="0068402A" w:rsidRDefault="00962E61" w:rsidP="00962E61">
      <w:pPr>
        <w:spacing w:after="0" w:line="312" w:lineRule="auto"/>
        <w:jc w:val="both"/>
        <w:rPr>
          <w:rFonts w:ascii="Times New Roman" w:hAnsi="Times New Roman" w:cs="Times New Roman"/>
          <w:sz w:val="26"/>
          <w:szCs w:val="26"/>
        </w:rPr>
      </w:pPr>
      <w:r w:rsidRPr="00C36747">
        <w:rPr>
          <w:rFonts w:ascii="Times New Roman" w:hAnsi="Times New Roman" w:cs="Times New Roman"/>
          <w:sz w:val="27"/>
          <w:szCs w:val="27"/>
        </w:rPr>
        <w:tab/>
      </w:r>
      <w:r w:rsidRPr="0068402A">
        <w:rPr>
          <w:rFonts w:ascii="Times New Roman" w:hAnsi="Times New Roman" w:cs="Times New Roman"/>
          <w:sz w:val="26"/>
          <w:szCs w:val="26"/>
        </w:rPr>
        <w:t xml:space="preserve">- </w:t>
      </w:r>
      <w:r>
        <w:rPr>
          <w:rFonts w:ascii="Times New Roman" w:hAnsi="Times New Roman" w:cs="Times New Roman"/>
          <w:sz w:val="26"/>
          <w:szCs w:val="26"/>
        </w:rPr>
        <w:t>Hệ thống c</w:t>
      </w:r>
      <w:r w:rsidRPr="0068402A">
        <w:rPr>
          <w:rFonts w:ascii="Times New Roman" w:hAnsi="Times New Roman" w:cs="Times New Roman"/>
          <w:sz w:val="26"/>
          <w:szCs w:val="26"/>
        </w:rPr>
        <w:t>hưa có sự phân cấp phân quyền đối với người sử dụng.</w:t>
      </w:r>
    </w:p>
    <w:p w:rsidR="00B63341" w:rsidRPr="0068402A" w:rsidRDefault="00B6334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Cần bổ sung</w:t>
      </w:r>
      <w:r w:rsidR="000753F0" w:rsidRPr="0068402A">
        <w:rPr>
          <w:rFonts w:ascii="Times New Roman" w:hAnsi="Times New Roman" w:cs="Times New Roman"/>
          <w:sz w:val="26"/>
          <w:szCs w:val="26"/>
        </w:rPr>
        <w:t>,</w:t>
      </w:r>
      <w:r w:rsidRPr="0068402A">
        <w:rPr>
          <w:rFonts w:ascii="Times New Roman" w:hAnsi="Times New Roman" w:cs="Times New Roman"/>
          <w:sz w:val="26"/>
          <w:szCs w:val="26"/>
        </w:rPr>
        <w:t xml:space="preserve"> nâng cấp thêm đối với các chức năng báo cáo.</w:t>
      </w:r>
    </w:p>
    <w:p w:rsidR="00816736" w:rsidRDefault="001C1151" w:rsidP="0036527A">
      <w:pPr>
        <w:pStyle w:val="Heading4"/>
        <w:rPr>
          <w:color w:val="FF0000"/>
          <w:szCs w:val="27"/>
        </w:rPr>
      </w:pPr>
      <w:r>
        <w:tab/>
      </w:r>
      <w:r w:rsidR="00D42F2A">
        <w:t>1</w:t>
      </w:r>
      <w:r>
        <w:t>.3. Đề xuất giải pháp khắc phục</w:t>
      </w:r>
    </w:p>
    <w:p w:rsidR="0036527A" w:rsidRPr="0068402A" w:rsidRDefault="0036527A" w:rsidP="000D5E25">
      <w:pPr>
        <w:spacing w:after="0" w:line="312" w:lineRule="auto"/>
        <w:jc w:val="both"/>
        <w:rPr>
          <w:rFonts w:ascii="Times New Roman" w:hAnsi="Times New Roman" w:cs="Times New Roman"/>
          <w:sz w:val="26"/>
          <w:szCs w:val="26"/>
        </w:rPr>
      </w:pPr>
      <w:r>
        <w:tab/>
      </w:r>
      <w:r w:rsidRPr="0068402A">
        <w:rPr>
          <w:rFonts w:ascii="Times New Roman" w:hAnsi="Times New Roman" w:cs="Times New Roman"/>
          <w:sz w:val="26"/>
          <w:szCs w:val="26"/>
        </w:rPr>
        <w:t xml:space="preserve">- Nghiên cứu thiết kế và xây dựng thêm các chức năng: </w:t>
      </w:r>
    </w:p>
    <w:p w:rsidR="0036527A" w:rsidRPr="0068402A" w:rsidRDefault="0036527A"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Phân cấp, phân quyền đối với người sử dụ</w:t>
      </w:r>
      <w:r w:rsidR="00154830" w:rsidRPr="0068402A">
        <w:rPr>
          <w:rFonts w:ascii="Times New Roman" w:hAnsi="Times New Roman" w:cs="Times New Roman"/>
          <w:sz w:val="26"/>
          <w:szCs w:val="26"/>
        </w:rPr>
        <w:t>ng: Định hướng việc phân quyền thao tác xử lý dữ liệu cho người dùng</w:t>
      </w:r>
      <w:r w:rsidR="00017B6C" w:rsidRPr="0068402A">
        <w:rPr>
          <w:rFonts w:ascii="Times New Roman" w:hAnsi="Times New Roman" w:cs="Times New Roman"/>
          <w:sz w:val="26"/>
          <w:szCs w:val="26"/>
        </w:rPr>
        <w:t xml:space="preserve"> được phân</w:t>
      </w:r>
      <w:r w:rsidR="00154830" w:rsidRPr="0068402A">
        <w:rPr>
          <w:rFonts w:ascii="Times New Roman" w:hAnsi="Times New Roman" w:cs="Times New Roman"/>
          <w:sz w:val="26"/>
          <w:szCs w:val="26"/>
        </w:rPr>
        <w:t xml:space="preserve"> theo các </w:t>
      </w:r>
      <w:r w:rsidR="00DC6FCC" w:rsidRPr="0068402A">
        <w:rPr>
          <w:rFonts w:ascii="Times New Roman" w:hAnsi="Times New Roman" w:cs="Times New Roman"/>
          <w:sz w:val="26"/>
          <w:szCs w:val="26"/>
        </w:rPr>
        <w:t>T</w:t>
      </w:r>
      <w:r w:rsidR="00154830" w:rsidRPr="0068402A">
        <w:rPr>
          <w:rFonts w:ascii="Times New Roman" w:hAnsi="Times New Roman" w:cs="Times New Roman"/>
          <w:sz w:val="26"/>
          <w:szCs w:val="26"/>
        </w:rPr>
        <w:t>uyến đường</w:t>
      </w:r>
      <w:r w:rsidR="00DC6FCC" w:rsidRPr="0068402A">
        <w:rPr>
          <w:rFonts w:ascii="Times New Roman" w:hAnsi="Times New Roman" w:cs="Times New Roman"/>
          <w:sz w:val="26"/>
          <w:szCs w:val="26"/>
        </w:rPr>
        <w:t>.</w:t>
      </w:r>
    </w:p>
    <w:p w:rsidR="00DC6FCC" w:rsidRPr="0068402A" w:rsidRDefault="00DC6FCC"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xml:space="preserve">+ </w:t>
      </w:r>
      <w:r w:rsidR="005D7511" w:rsidRPr="0068402A">
        <w:rPr>
          <w:rFonts w:ascii="Times New Roman" w:hAnsi="Times New Roman" w:cs="Times New Roman"/>
          <w:sz w:val="26"/>
          <w:szCs w:val="26"/>
        </w:rPr>
        <w:t>Tùy biến khi sử dụng các Extensions, Widget của framework Yii2 để đảm bảo phù hợp với các chức năng của ứng dụng.</w:t>
      </w:r>
    </w:p>
    <w:p w:rsidR="005D7511" w:rsidRPr="0068402A" w:rsidRDefault="005D751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Bổ sung, tùy chỉnh các biểu mẫu báo cáo cho phù hợp với yêu cầu thực tế.</w:t>
      </w:r>
    </w:p>
    <w:p w:rsidR="00816736" w:rsidRDefault="00D42F2A" w:rsidP="00AA6D93">
      <w:pPr>
        <w:pStyle w:val="Heading2"/>
        <w:ind w:firstLine="720"/>
      </w:pPr>
      <w:bookmarkStart w:id="335" w:name="_Toc8936966"/>
      <w:r>
        <w:t>2</w:t>
      </w:r>
      <w:r w:rsidR="00254EE0" w:rsidRPr="00A33B86">
        <w:t>. Hướng phát triển tiếp theo của đề tài</w:t>
      </w:r>
      <w:bookmarkEnd w:id="335"/>
    </w:p>
    <w:p w:rsidR="00AA6D93" w:rsidRPr="0068402A" w:rsidRDefault="00AA6D93" w:rsidP="000D5E25">
      <w:pPr>
        <w:spacing w:after="0" w:line="312" w:lineRule="auto"/>
        <w:jc w:val="both"/>
        <w:rPr>
          <w:rFonts w:ascii="Times New Roman" w:hAnsi="Times New Roman" w:cs="Times New Roman"/>
          <w:sz w:val="26"/>
          <w:szCs w:val="26"/>
        </w:rPr>
      </w:pPr>
      <w:r w:rsidRPr="00851469">
        <w:rPr>
          <w:rFonts w:ascii="Times New Roman" w:hAnsi="Times New Roman" w:cs="Times New Roman"/>
          <w:sz w:val="27"/>
          <w:szCs w:val="27"/>
        </w:rPr>
        <w:tab/>
      </w:r>
      <w:r w:rsidR="00851469" w:rsidRPr="0068402A">
        <w:rPr>
          <w:rFonts w:ascii="Times New Roman" w:hAnsi="Times New Roman" w:cs="Times New Roman"/>
          <w:sz w:val="26"/>
          <w:szCs w:val="26"/>
        </w:rPr>
        <w:t>Hệ thống Quản lý thông tin cầu đường bộ được xây dựng theo yêu cầu thực tế về việc quản lý thông tin tài sản hạ tầng cầu đường bộ</w:t>
      </w:r>
      <w:r w:rsidR="00AA0F61" w:rsidRPr="0068402A">
        <w:rPr>
          <w:rFonts w:ascii="Times New Roman" w:hAnsi="Times New Roman" w:cs="Times New Roman"/>
          <w:sz w:val="26"/>
          <w:szCs w:val="26"/>
        </w:rPr>
        <w:t xml:space="preserve"> tại Tổng công ty đầu tư phát triển đường cao tốc Việt Nam</w:t>
      </w:r>
      <w:r w:rsidR="00851469" w:rsidRPr="0068402A">
        <w:rPr>
          <w:rFonts w:ascii="Times New Roman" w:hAnsi="Times New Roman" w:cs="Times New Roman"/>
          <w:sz w:val="26"/>
          <w:szCs w:val="26"/>
        </w:rPr>
        <w:t xml:space="preserve">. </w:t>
      </w:r>
      <w:r w:rsidR="00556B8C" w:rsidRPr="0068402A">
        <w:rPr>
          <w:rFonts w:ascii="Times New Roman" w:hAnsi="Times New Roman" w:cs="Times New Roman"/>
          <w:sz w:val="26"/>
          <w:szCs w:val="26"/>
        </w:rPr>
        <w:t>Công việc phân tích thiết kế hệ thống được bám sát theo nguyên mẫu của Hồ sơ lý lịch cầu được Tổng Cục đường bộ Việt Nam ban hành, do vậy về cơ bản hệ thống đã đáp ứng được các yêu cầu về việc thu thập các thông tin Quản lý tài sản cầu đường bộ</w:t>
      </w:r>
      <w:r w:rsidR="00710F0C" w:rsidRPr="0068402A">
        <w:rPr>
          <w:rFonts w:ascii="Times New Roman" w:hAnsi="Times New Roman" w:cs="Times New Roman"/>
          <w:sz w:val="26"/>
          <w:szCs w:val="26"/>
        </w:rPr>
        <w:t xml:space="preserve"> theo đúng quy định của Cơ</w:t>
      </w:r>
      <w:r w:rsidR="00EF0A4F" w:rsidRPr="0068402A">
        <w:rPr>
          <w:rFonts w:ascii="Times New Roman" w:hAnsi="Times New Roman" w:cs="Times New Roman"/>
          <w:sz w:val="26"/>
          <w:szCs w:val="26"/>
        </w:rPr>
        <w:t xml:space="preserve"> quan</w:t>
      </w:r>
      <w:r w:rsidR="00710F0C" w:rsidRPr="0068402A">
        <w:rPr>
          <w:rFonts w:ascii="Times New Roman" w:hAnsi="Times New Roman" w:cs="Times New Roman"/>
          <w:sz w:val="26"/>
          <w:szCs w:val="26"/>
        </w:rPr>
        <w:t xml:space="preserve"> quản lý Nhà nước</w:t>
      </w:r>
      <w:r w:rsidR="00556B8C" w:rsidRPr="0068402A">
        <w:rPr>
          <w:rFonts w:ascii="Times New Roman" w:hAnsi="Times New Roman" w:cs="Times New Roman"/>
          <w:sz w:val="26"/>
          <w:szCs w:val="26"/>
        </w:rPr>
        <w:t>.</w:t>
      </w:r>
    </w:p>
    <w:p w:rsidR="00710F0C" w:rsidRPr="0068402A" w:rsidRDefault="00710F0C"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lastRenderedPageBreak/>
        <w:tab/>
        <w:t>Trước mắt, hệ thống cần hoàn thiện theo các yêu cầu của chủ đầu tư để đưa vào sử dụng thực tế trong công tác quản lý thông tin cầu đường bộ tại Tổng công ty đầu tư phát triển đường cao tốc Việt Nam.</w:t>
      </w:r>
    </w:p>
    <w:p w:rsidR="00C16835" w:rsidRPr="0068402A" w:rsidRDefault="00C16835"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Về lâu dài, hệ thống cần nâng cấp, hoàn thiện chức năng như:</w:t>
      </w:r>
    </w:p>
    <w:p w:rsidR="00C16835" w:rsidRPr="0068402A" w:rsidRDefault="00C16835"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Hoàn thiện chức năng phân cấp, phân quyền cho người sử dụng, việc phân quyển thao tác xử lý dữ liệu nên được phân chia theo Tuyến đường;</w:t>
      </w:r>
    </w:p>
    <w:p w:rsidR="00C16835" w:rsidRPr="0068402A" w:rsidRDefault="00C16835"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Tăng khả năng bảo mật dữ liệu, bảo mật của hệ thống;</w:t>
      </w:r>
    </w:p>
    <w:p w:rsidR="00B76773" w:rsidRPr="0068402A" w:rsidRDefault="00B76773"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Hệ thống có thể tự động đưa ra các đánh giá, tính khấu hao đối với tài sản;</w:t>
      </w:r>
    </w:p>
    <w:p w:rsidR="00C16835" w:rsidRPr="0068402A" w:rsidRDefault="00C16835"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Tối ưu hóa đối với cơ sở dữ liệu.</w:t>
      </w:r>
    </w:p>
    <w:p w:rsidR="00AA0F61" w:rsidRPr="0068402A" w:rsidRDefault="00AA0F61" w:rsidP="000D5E25">
      <w:pPr>
        <w:spacing w:after="0" w:line="312" w:lineRule="auto"/>
        <w:jc w:val="both"/>
        <w:rPr>
          <w:rFonts w:ascii="Times New Roman" w:hAnsi="Times New Roman" w:cs="Times New Roman"/>
          <w:sz w:val="26"/>
          <w:szCs w:val="26"/>
        </w:rPr>
      </w:pPr>
      <w:r w:rsidRPr="0068402A">
        <w:rPr>
          <w:rFonts w:ascii="Times New Roman" w:hAnsi="Times New Roman" w:cs="Times New Roman"/>
          <w:sz w:val="26"/>
          <w:szCs w:val="26"/>
        </w:rPr>
        <w:tab/>
        <w:t xml:space="preserve">Hệ thống được xây dựng dựa trên Hồ sơ lý lịch cầu được Tổng Cục đường bộ Việt Nam ban hành và áp dụng trên </w:t>
      </w:r>
      <w:r w:rsidR="00C16835" w:rsidRPr="0068402A">
        <w:rPr>
          <w:rFonts w:ascii="Times New Roman" w:hAnsi="Times New Roman" w:cs="Times New Roman"/>
          <w:sz w:val="26"/>
          <w:szCs w:val="26"/>
        </w:rPr>
        <w:t>T</w:t>
      </w:r>
      <w:r w:rsidRPr="0068402A">
        <w:rPr>
          <w:rFonts w:ascii="Times New Roman" w:hAnsi="Times New Roman" w:cs="Times New Roman"/>
          <w:sz w:val="26"/>
          <w:szCs w:val="26"/>
        </w:rPr>
        <w:t xml:space="preserve">oàn quốc. Do vậy, </w:t>
      </w:r>
      <w:r w:rsidR="00986767" w:rsidRPr="0068402A">
        <w:rPr>
          <w:rFonts w:ascii="Times New Roman" w:hAnsi="Times New Roman" w:cs="Times New Roman"/>
          <w:sz w:val="26"/>
          <w:szCs w:val="26"/>
        </w:rPr>
        <w:t xml:space="preserve">khi đã hoàn thiện các tính năng như trên, hệ thống Quản lý thông tin cầu đường bộ hoàn toàn </w:t>
      </w:r>
      <w:r w:rsidRPr="0068402A">
        <w:rPr>
          <w:rFonts w:ascii="Times New Roman" w:hAnsi="Times New Roman" w:cs="Times New Roman"/>
          <w:sz w:val="26"/>
          <w:szCs w:val="26"/>
        </w:rPr>
        <w:t>có thể sử dụng trong việc quản lý thông tin cầu đường bộ cho các Cơ quan đơn vị quản lý</w:t>
      </w:r>
      <w:r w:rsidR="00CD0284" w:rsidRPr="0068402A">
        <w:rPr>
          <w:rFonts w:ascii="Times New Roman" w:hAnsi="Times New Roman" w:cs="Times New Roman"/>
          <w:sz w:val="26"/>
          <w:szCs w:val="26"/>
        </w:rPr>
        <w:t xml:space="preserve"> trên cả nước</w:t>
      </w:r>
      <w:r w:rsidRPr="0068402A">
        <w:rPr>
          <w:rFonts w:ascii="Times New Roman" w:hAnsi="Times New Roman" w:cs="Times New Roman"/>
          <w:sz w:val="26"/>
          <w:szCs w:val="26"/>
        </w:rPr>
        <w:t xml:space="preserve"> như: Tổng Cục đường bộ Việt Nam, Sở giao thông vận tải, Khu/Cục quản lý đường bộ</w:t>
      </w:r>
      <w:r w:rsidR="00463522" w:rsidRPr="0068402A">
        <w:rPr>
          <w:rFonts w:ascii="Times New Roman" w:hAnsi="Times New Roman" w:cs="Times New Roman"/>
          <w:sz w:val="26"/>
          <w:szCs w:val="26"/>
        </w:rPr>
        <w:t>…</w:t>
      </w:r>
    </w:p>
    <w:p w:rsidR="00FA15CF" w:rsidRPr="00D42F2A" w:rsidRDefault="002C51EE" w:rsidP="00D42F2A">
      <w:pPr>
        <w:spacing w:after="120" w:line="360" w:lineRule="auto"/>
        <w:jc w:val="both"/>
        <w:rPr>
          <w:rFonts w:ascii="Times New Roman" w:hAnsi="Times New Roman" w:cs="Times New Roman"/>
          <w:sz w:val="27"/>
          <w:szCs w:val="27"/>
        </w:rPr>
      </w:pPr>
      <w:r>
        <w:rPr>
          <w:rFonts w:ascii="Times New Roman" w:hAnsi="Times New Roman" w:cs="Times New Roman"/>
          <w:sz w:val="27"/>
          <w:szCs w:val="27"/>
        </w:rPr>
        <w:tab/>
        <w:t xml:space="preserve"> </w:t>
      </w:r>
    </w:p>
    <w:p w:rsidR="008654B8" w:rsidRDefault="008654B8">
      <w:pPr>
        <w:rPr>
          <w:ins w:id="336" w:author="Nguyen Quoc Tuan" w:date="2019-05-18T19:06:00Z"/>
          <w:rFonts w:ascii="Times New Roman" w:eastAsiaTheme="majorEastAsia" w:hAnsi="Times New Roman" w:cstheme="majorBidi"/>
          <w:b/>
          <w:sz w:val="27"/>
          <w:szCs w:val="32"/>
        </w:rPr>
      </w:pPr>
      <w:bookmarkStart w:id="337" w:name="_Toc8936967"/>
      <w:ins w:id="338" w:author="Nguyen Quoc Tuan" w:date="2019-05-18T19:06:00Z">
        <w:r>
          <w:br w:type="page"/>
        </w:r>
      </w:ins>
    </w:p>
    <w:p w:rsidR="00FA15CF" w:rsidRPr="008028CF" w:rsidRDefault="00FA15CF" w:rsidP="0042361A">
      <w:pPr>
        <w:pStyle w:val="Heading1"/>
      </w:pPr>
      <w:r w:rsidRPr="008028CF">
        <w:lastRenderedPageBreak/>
        <w:t>TÀI LIỆU THAM KHẢO</w:t>
      </w:r>
      <w:bookmarkEnd w:id="337"/>
    </w:p>
    <w:p w:rsidR="00114A64"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[1]</w:t>
      </w:r>
      <w:r w:rsidR="006B23DE" w:rsidRPr="00774DF0">
        <w:rPr>
          <w:rFonts w:ascii="Times New Roman" w:hAnsi="Times New Roman" w:cs="Times New Roman"/>
          <w:color w:val="000000" w:themeColor="text1"/>
          <w:sz w:val="26"/>
          <w:szCs w:val="26"/>
        </w:rPr>
        <w:t xml:space="preserve"> Website:</w:t>
      </w:r>
      <w:r w:rsidR="006B23DE" w:rsidRPr="00774DF0">
        <w:rPr>
          <w:rFonts w:ascii="Times New Roman" w:hAnsi="Times New Roman" w:cs="Times New Roman"/>
          <w:sz w:val="26"/>
          <w:szCs w:val="26"/>
        </w:rPr>
        <w:t xml:space="preserve"> </w:t>
      </w:r>
      <w:hyperlink r:id="rId61" w:history="1">
        <w:r w:rsidR="00114A64" w:rsidRPr="00774DF0">
          <w:rPr>
            <w:rStyle w:val="Hyperlink"/>
            <w:rFonts w:ascii="Times New Roman" w:hAnsi="Times New Roman" w:cs="Times New Roman"/>
            <w:sz w:val="26"/>
            <w:szCs w:val="26"/>
          </w:rPr>
          <w:t>https://vi.wikipedia.org</w:t>
        </w:r>
      </w:hyperlink>
      <w:r w:rsidR="00114A64" w:rsidRPr="00774DF0">
        <w:rPr>
          <w:rFonts w:ascii="Times New Roman" w:hAnsi="Times New Roman" w:cs="Times New Roman"/>
          <w:color w:val="000000" w:themeColor="text1"/>
          <w:sz w:val="26"/>
          <w:szCs w:val="26"/>
        </w:rPr>
        <w:t xml:space="preserve"> (</w:t>
      </w:r>
      <w:r w:rsidR="00C73238" w:rsidRPr="00774DF0">
        <w:rPr>
          <w:rFonts w:ascii="Times New Roman" w:hAnsi="Times New Roman" w:cs="Times New Roman"/>
          <w:color w:val="000000" w:themeColor="text1"/>
          <w:sz w:val="26"/>
          <w:szCs w:val="26"/>
        </w:rPr>
        <w:t>C</w:t>
      </w:r>
      <w:r w:rsidR="00114A64" w:rsidRPr="00774DF0">
        <w:rPr>
          <w:rFonts w:ascii="Times New Roman" w:hAnsi="Times New Roman" w:cs="Times New Roman"/>
          <w:color w:val="000000" w:themeColor="text1"/>
          <w:sz w:val="26"/>
          <w:szCs w:val="26"/>
        </w:rPr>
        <w:t>ơ sở dữ liệu MySQL</w:t>
      </w:r>
      <w:r w:rsidR="0070186A" w:rsidRPr="00774DF0">
        <w:rPr>
          <w:rFonts w:ascii="Times New Roman" w:hAnsi="Times New Roman" w:cs="Times New Roman"/>
          <w:color w:val="000000" w:themeColor="text1"/>
          <w:sz w:val="26"/>
          <w:szCs w:val="26"/>
        </w:rPr>
        <w:t>, Xampp</w:t>
      </w:r>
      <w:r w:rsidR="00114A64" w:rsidRPr="00774DF0">
        <w:rPr>
          <w:rFonts w:ascii="Times New Roman" w:hAnsi="Times New Roman" w:cs="Times New Roman"/>
          <w:color w:val="000000" w:themeColor="text1"/>
          <w:sz w:val="26"/>
          <w:szCs w:val="26"/>
        </w:rPr>
        <w:t>);</w:t>
      </w:r>
    </w:p>
    <w:p w:rsidR="00337A0B"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[2]</w:t>
      </w:r>
      <w:r w:rsidR="00337A0B" w:rsidRPr="00774DF0">
        <w:rPr>
          <w:rFonts w:ascii="Times New Roman" w:hAnsi="Times New Roman" w:cs="Times New Roman"/>
          <w:color w:val="000000" w:themeColor="text1"/>
          <w:sz w:val="26"/>
          <w:szCs w:val="26"/>
        </w:rPr>
        <w:t xml:space="preserve"> Website:</w:t>
      </w:r>
      <w:r w:rsidR="0023067F" w:rsidRPr="00774DF0">
        <w:rPr>
          <w:rFonts w:ascii="Times New Roman" w:hAnsi="Times New Roman" w:cs="Times New Roman"/>
          <w:sz w:val="26"/>
          <w:szCs w:val="26"/>
        </w:rPr>
        <w:t xml:space="preserve"> </w:t>
      </w:r>
      <w:hyperlink r:id="rId62" w:history="1">
        <w:r w:rsidR="0023067F" w:rsidRPr="00774DF0">
          <w:rPr>
            <w:rStyle w:val="Hyperlink"/>
            <w:rFonts w:ascii="Times New Roman" w:hAnsi="Times New Roman" w:cs="Times New Roman"/>
            <w:sz w:val="26"/>
            <w:szCs w:val="26"/>
          </w:rPr>
          <w:t>https://kungfuphp.com</w:t>
        </w:r>
      </w:hyperlink>
      <w:r w:rsidR="0023067F" w:rsidRPr="00774DF0">
        <w:rPr>
          <w:rFonts w:ascii="Times New Roman" w:hAnsi="Times New Roman" w:cs="Times New Roman"/>
          <w:color w:val="000000" w:themeColor="text1"/>
          <w:sz w:val="26"/>
          <w:szCs w:val="26"/>
        </w:rPr>
        <w:t xml:space="preserve"> </w:t>
      </w:r>
      <w:r w:rsidR="00B07B65" w:rsidRPr="00774DF0">
        <w:rPr>
          <w:rFonts w:ascii="Times New Roman" w:hAnsi="Times New Roman" w:cs="Times New Roman"/>
          <w:color w:val="000000" w:themeColor="text1"/>
          <w:sz w:val="26"/>
          <w:szCs w:val="26"/>
        </w:rPr>
        <w:t>(</w:t>
      </w:r>
      <w:r w:rsidR="006B23DE" w:rsidRPr="00774DF0">
        <w:rPr>
          <w:rFonts w:ascii="Times New Roman" w:hAnsi="Times New Roman" w:cs="Times New Roman"/>
          <w:color w:val="000000" w:themeColor="text1"/>
          <w:sz w:val="26"/>
          <w:szCs w:val="26"/>
        </w:rPr>
        <w:t>Tại sao sử dụng MySQL</w:t>
      </w:r>
      <w:r w:rsidR="00B07B65" w:rsidRPr="00774DF0">
        <w:rPr>
          <w:rFonts w:ascii="Times New Roman" w:hAnsi="Times New Roman" w:cs="Times New Roman"/>
          <w:color w:val="000000" w:themeColor="text1"/>
          <w:sz w:val="26"/>
          <w:szCs w:val="26"/>
        </w:rPr>
        <w:t>)</w:t>
      </w:r>
      <w:r w:rsidR="00114A64" w:rsidRPr="00774DF0">
        <w:rPr>
          <w:rFonts w:ascii="Times New Roman" w:hAnsi="Times New Roman" w:cs="Times New Roman"/>
          <w:color w:val="000000" w:themeColor="text1"/>
          <w:sz w:val="26"/>
          <w:szCs w:val="26"/>
        </w:rPr>
        <w:t>;</w:t>
      </w:r>
    </w:p>
    <w:p w:rsidR="004016AD"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[3]</w:t>
      </w:r>
      <w:r w:rsidR="00F26532" w:rsidRPr="00774DF0">
        <w:rPr>
          <w:rFonts w:ascii="Times New Roman" w:hAnsi="Times New Roman" w:cs="Times New Roman"/>
          <w:color w:val="000000" w:themeColor="text1"/>
          <w:sz w:val="26"/>
          <w:szCs w:val="26"/>
        </w:rPr>
        <w:t xml:space="preserve"> Website: </w:t>
      </w:r>
      <w:hyperlink r:id="rId63" w:history="1">
        <w:r w:rsidR="00F26532" w:rsidRPr="00774DF0">
          <w:rPr>
            <w:rStyle w:val="Hyperlink"/>
            <w:rFonts w:ascii="Times New Roman" w:hAnsi="Times New Roman" w:cs="Times New Roman"/>
            <w:sz w:val="26"/>
            <w:szCs w:val="26"/>
          </w:rPr>
          <w:t>http://statisticstimes.com</w:t>
        </w:r>
      </w:hyperlink>
      <w:r w:rsidR="00F26532" w:rsidRPr="00774DF0">
        <w:rPr>
          <w:rFonts w:ascii="Times New Roman" w:hAnsi="Times New Roman" w:cs="Times New Roman"/>
          <w:color w:val="000000" w:themeColor="text1"/>
          <w:sz w:val="26"/>
          <w:szCs w:val="26"/>
        </w:rPr>
        <w:t xml:space="preserve"> (Các ngôn ngữ lập trình phổ biến);</w:t>
      </w:r>
    </w:p>
    <w:p w:rsidR="007965F5"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[4]</w:t>
      </w:r>
      <w:r w:rsidR="007965F5" w:rsidRPr="00774DF0">
        <w:rPr>
          <w:rFonts w:ascii="Times New Roman" w:hAnsi="Times New Roman" w:cs="Times New Roman"/>
          <w:color w:val="000000" w:themeColor="text1"/>
          <w:sz w:val="26"/>
          <w:szCs w:val="26"/>
        </w:rPr>
        <w:t xml:space="preserve"> Website: </w:t>
      </w:r>
      <w:hyperlink r:id="rId64" w:history="1">
        <w:r w:rsidR="007965F5" w:rsidRPr="00774DF0">
          <w:rPr>
            <w:rStyle w:val="Hyperlink"/>
            <w:rFonts w:ascii="Times New Roman" w:hAnsi="Times New Roman" w:cs="Times New Roman"/>
            <w:sz w:val="26"/>
            <w:szCs w:val="26"/>
          </w:rPr>
          <w:t>https://tailieu.vn</w:t>
        </w:r>
      </w:hyperlink>
      <w:r w:rsidR="007965F5" w:rsidRPr="00774DF0">
        <w:rPr>
          <w:rFonts w:ascii="Times New Roman" w:hAnsi="Times New Roman" w:cs="Times New Roman"/>
          <w:color w:val="000000" w:themeColor="text1"/>
          <w:sz w:val="26"/>
          <w:szCs w:val="26"/>
        </w:rPr>
        <w:t xml:space="preserve"> (Cách viết báo cáo đồ án tốt nghiệp)</w:t>
      </w:r>
      <w:r w:rsidR="00AF7081" w:rsidRPr="00774DF0">
        <w:rPr>
          <w:rFonts w:ascii="Times New Roman" w:hAnsi="Times New Roman" w:cs="Times New Roman"/>
          <w:color w:val="000000" w:themeColor="text1"/>
          <w:sz w:val="26"/>
          <w:szCs w:val="26"/>
        </w:rPr>
        <w:t>;</w:t>
      </w:r>
    </w:p>
    <w:p w:rsidR="007965F5"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[5]</w:t>
      </w:r>
      <w:r w:rsidR="00AF7081" w:rsidRPr="00774DF0">
        <w:rPr>
          <w:rFonts w:ascii="Times New Roman" w:hAnsi="Times New Roman" w:cs="Times New Roman"/>
          <w:color w:val="000000" w:themeColor="text1"/>
          <w:sz w:val="26"/>
          <w:szCs w:val="26"/>
        </w:rPr>
        <w:t xml:space="preserve"> Website: </w:t>
      </w:r>
      <w:hyperlink r:id="rId65" w:history="1">
        <w:r w:rsidR="00AE035B" w:rsidRPr="00774DF0">
          <w:rPr>
            <w:rStyle w:val="Hyperlink"/>
            <w:rFonts w:ascii="Times New Roman" w:hAnsi="Times New Roman" w:cs="Times New Roman"/>
            <w:sz w:val="26"/>
            <w:szCs w:val="26"/>
          </w:rPr>
          <w:t>https://stackoverflow.com</w:t>
        </w:r>
      </w:hyperlink>
      <w:r w:rsidR="00AF7081" w:rsidRPr="00774DF0">
        <w:rPr>
          <w:rFonts w:ascii="Times New Roman" w:hAnsi="Times New Roman" w:cs="Times New Roman"/>
          <w:color w:val="000000" w:themeColor="text1"/>
          <w:sz w:val="26"/>
          <w:szCs w:val="26"/>
        </w:rPr>
        <w:t>;</w:t>
      </w:r>
    </w:p>
    <w:p w:rsidR="00450BD7" w:rsidRPr="00774DF0" w:rsidRDefault="00C62CBD"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[6]</w:t>
      </w:r>
      <w:r w:rsidR="00450BD7" w:rsidRPr="00774DF0">
        <w:rPr>
          <w:rFonts w:ascii="Times New Roman" w:hAnsi="Times New Roman" w:cs="Times New Roman"/>
          <w:color w:val="000000" w:themeColor="text1"/>
          <w:sz w:val="26"/>
          <w:szCs w:val="26"/>
        </w:rPr>
        <w:t xml:space="preserve"> Website: </w:t>
      </w:r>
      <w:hyperlink r:id="rId66" w:history="1">
        <w:r w:rsidR="00450BD7" w:rsidRPr="00774DF0">
          <w:rPr>
            <w:rStyle w:val="Hyperlink"/>
            <w:rFonts w:ascii="Times New Roman" w:hAnsi="Times New Roman" w:cs="Times New Roman"/>
            <w:sz w:val="26"/>
            <w:szCs w:val="26"/>
          </w:rPr>
          <w:t>https://www.w3schools.com</w:t>
        </w:r>
      </w:hyperlink>
      <w:r w:rsidR="00450BD7" w:rsidRPr="00774DF0">
        <w:rPr>
          <w:rFonts w:ascii="Times New Roman" w:hAnsi="Times New Roman" w:cs="Times New Roman"/>
          <w:color w:val="000000" w:themeColor="text1"/>
          <w:sz w:val="26"/>
          <w:szCs w:val="26"/>
        </w:rPr>
        <w:t xml:space="preserve"> (MySQL cơ bả</w:t>
      </w:r>
      <w:r w:rsidR="00AA6EB2" w:rsidRPr="00774DF0">
        <w:rPr>
          <w:rFonts w:ascii="Times New Roman" w:hAnsi="Times New Roman" w:cs="Times New Roman"/>
          <w:color w:val="000000" w:themeColor="text1"/>
          <w:sz w:val="26"/>
          <w:szCs w:val="26"/>
        </w:rPr>
        <w:t>n);</w:t>
      </w:r>
    </w:p>
    <w:p w:rsidR="00411E84" w:rsidRPr="00774DF0" w:rsidRDefault="000264E6"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[7]</w:t>
      </w:r>
      <w:r w:rsidR="00411E84" w:rsidRPr="00774DF0">
        <w:rPr>
          <w:rFonts w:ascii="Times New Roman" w:hAnsi="Times New Roman" w:cs="Times New Roman"/>
          <w:color w:val="000000" w:themeColor="text1"/>
          <w:sz w:val="26"/>
          <w:szCs w:val="26"/>
        </w:rPr>
        <w:t xml:space="preserve"> Website: </w:t>
      </w:r>
      <w:hyperlink r:id="rId67" w:history="1">
        <w:r w:rsidR="00411E84" w:rsidRPr="00774DF0">
          <w:rPr>
            <w:rStyle w:val="Hyperlink"/>
            <w:rFonts w:ascii="Times New Roman" w:hAnsi="Times New Roman" w:cs="Times New Roman"/>
            <w:sz w:val="26"/>
            <w:szCs w:val="26"/>
          </w:rPr>
          <w:t>https://www.topitworks.com</w:t>
        </w:r>
      </w:hyperlink>
      <w:r w:rsidR="00411E84" w:rsidRPr="00774DF0">
        <w:rPr>
          <w:rFonts w:ascii="Times New Roman" w:hAnsi="Times New Roman" w:cs="Times New Roman"/>
          <w:color w:val="000000" w:themeColor="text1"/>
          <w:sz w:val="26"/>
          <w:szCs w:val="26"/>
        </w:rPr>
        <w:t xml:space="preserve"> (Framework PHP)</w:t>
      </w:r>
      <w:r w:rsidR="00AA6EB2" w:rsidRPr="00774DF0">
        <w:rPr>
          <w:rFonts w:ascii="Times New Roman" w:hAnsi="Times New Roman" w:cs="Times New Roman"/>
          <w:color w:val="000000" w:themeColor="text1"/>
          <w:sz w:val="26"/>
          <w:szCs w:val="26"/>
        </w:rPr>
        <w:t>;</w:t>
      </w:r>
    </w:p>
    <w:p w:rsidR="009B492E" w:rsidRPr="00774DF0" w:rsidRDefault="000264E6" w:rsidP="00774DF0">
      <w:pPr>
        <w:spacing w:after="0" w:line="312" w:lineRule="auto"/>
        <w:ind w:firstLine="720"/>
        <w:jc w:val="both"/>
        <w:rPr>
          <w:rFonts w:ascii="Times New Roman" w:hAnsi="Times New Roman" w:cs="Times New Roman"/>
          <w:color w:val="000000" w:themeColor="text1"/>
          <w:sz w:val="26"/>
          <w:szCs w:val="26"/>
        </w:rPr>
      </w:pPr>
      <w:r w:rsidRPr="00774DF0">
        <w:rPr>
          <w:rFonts w:ascii="Times New Roman" w:hAnsi="Times New Roman" w:cs="Times New Roman"/>
          <w:color w:val="000000" w:themeColor="text1"/>
          <w:sz w:val="26"/>
          <w:szCs w:val="26"/>
          <w:lang w:val="vi-VN"/>
        </w:rPr>
        <w:t>[8]</w:t>
      </w:r>
      <w:r w:rsidR="009B492E" w:rsidRPr="00774DF0">
        <w:rPr>
          <w:rFonts w:ascii="Times New Roman" w:hAnsi="Times New Roman" w:cs="Times New Roman"/>
          <w:color w:val="000000" w:themeColor="text1"/>
          <w:sz w:val="26"/>
          <w:szCs w:val="26"/>
        </w:rPr>
        <w:t xml:space="preserve"> Website: </w:t>
      </w:r>
      <w:hyperlink r:id="rId68" w:history="1">
        <w:r w:rsidR="009B492E" w:rsidRPr="00774DF0">
          <w:rPr>
            <w:rStyle w:val="Hyperlink"/>
            <w:rFonts w:ascii="Times New Roman" w:hAnsi="Times New Roman" w:cs="Times New Roman"/>
            <w:sz w:val="26"/>
            <w:szCs w:val="26"/>
          </w:rPr>
          <w:t>https://www.yiiframework.com</w:t>
        </w:r>
      </w:hyperlink>
      <w:r w:rsidR="009B492E" w:rsidRPr="00774DF0">
        <w:rPr>
          <w:rFonts w:ascii="Times New Roman" w:hAnsi="Times New Roman" w:cs="Times New Roman"/>
          <w:color w:val="000000" w:themeColor="text1"/>
          <w:sz w:val="26"/>
          <w:szCs w:val="26"/>
        </w:rPr>
        <w:t xml:space="preserve"> (Yii Framework)</w:t>
      </w:r>
      <w:r w:rsidR="00AE035B" w:rsidRPr="00774DF0">
        <w:rPr>
          <w:rFonts w:ascii="Times New Roman" w:hAnsi="Times New Roman" w:cs="Times New Roman"/>
          <w:color w:val="000000" w:themeColor="text1"/>
          <w:sz w:val="26"/>
          <w:szCs w:val="26"/>
        </w:rPr>
        <w:t>;</w:t>
      </w:r>
    </w:p>
    <w:p w:rsidR="001F6E59" w:rsidRDefault="001F6E59" w:rsidP="00774DF0">
      <w:pPr>
        <w:spacing w:after="0" w:line="312" w:lineRule="auto"/>
        <w:ind w:firstLine="720"/>
        <w:jc w:val="both"/>
        <w:rPr>
          <w:rStyle w:val="Hyperlink"/>
          <w:rFonts w:ascii="Times New Roman" w:hAnsi="Times New Roman" w:cs="Times New Roman"/>
          <w:sz w:val="26"/>
          <w:szCs w:val="26"/>
        </w:rPr>
      </w:pPr>
      <w:r w:rsidRPr="00774DF0">
        <w:rPr>
          <w:rFonts w:ascii="Times New Roman" w:hAnsi="Times New Roman" w:cs="Times New Roman"/>
          <w:color w:val="000000" w:themeColor="text1"/>
          <w:sz w:val="26"/>
          <w:szCs w:val="26"/>
          <w:lang w:val="vi-VN"/>
        </w:rPr>
        <w:t xml:space="preserve">[9] Website: </w:t>
      </w:r>
      <w:hyperlink r:id="rId69" w:history="1">
        <w:r w:rsidRPr="00774DF0">
          <w:rPr>
            <w:rStyle w:val="Hyperlink"/>
            <w:rFonts w:ascii="Times New Roman" w:hAnsi="Times New Roman" w:cs="Times New Roman"/>
            <w:sz w:val="26"/>
            <w:szCs w:val="26"/>
          </w:rPr>
          <w:t>https://github.com</w:t>
        </w:r>
      </w:hyperlink>
      <w:r w:rsidR="00B67CB5">
        <w:rPr>
          <w:rStyle w:val="Hyperlink"/>
          <w:rFonts w:ascii="Times New Roman" w:hAnsi="Times New Roman" w:cs="Times New Roman"/>
          <w:sz w:val="26"/>
          <w:szCs w:val="26"/>
        </w:rPr>
        <w:t>;</w:t>
      </w:r>
    </w:p>
    <w:p w:rsidR="00B67CB5" w:rsidRPr="00377E70" w:rsidRDefault="00B67CB5" w:rsidP="00774DF0">
      <w:pPr>
        <w:spacing w:after="0" w:line="312" w:lineRule="auto"/>
        <w:ind w:firstLine="720"/>
        <w:jc w:val="both"/>
        <w:rPr>
          <w:rFonts w:ascii="Times New Roman" w:hAnsi="Times New Roman" w:cs="Times New Roman"/>
          <w:color w:val="000000" w:themeColor="text1"/>
          <w:sz w:val="26"/>
          <w:szCs w:val="26"/>
        </w:rPr>
      </w:pPr>
      <w:r w:rsidRPr="00B67CB5">
        <w:rPr>
          <w:rFonts w:ascii="Times New Roman" w:hAnsi="Times New Roman" w:cs="Times New Roman"/>
          <w:color w:val="000000" w:themeColor="text1"/>
          <w:sz w:val="26"/>
          <w:szCs w:val="26"/>
          <w:lang w:val="vi-VN"/>
        </w:rPr>
        <w:t xml:space="preserve">[10] Website: </w:t>
      </w:r>
      <w:hyperlink r:id="rId70" w:history="1">
        <w:r w:rsidRPr="00377E70">
          <w:rPr>
            <w:rStyle w:val="Hyperlink"/>
            <w:rFonts w:ascii="Times New Roman" w:hAnsi="Times New Roman" w:cs="Times New Roman"/>
            <w:sz w:val="26"/>
            <w:szCs w:val="26"/>
          </w:rPr>
          <w:t>https://viblo.asia</w:t>
        </w:r>
      </w:hyperlink>
      <w:r w:rsidR="00377E70" w:rsidRPr="00377E70">
        <w:rPr>
          <w:rStyle w:val="Hyperlink"/>
          <w:rFonts w:ascii="Times New Roman" w:hAnsi="Times New Roman" w:cs="Times New Roman"/>
          <w:color w:val="auto"/>
          <w:sz w:val="26"/>
          <w:szCs w:val="26"/>
          <w:u w:val="none"/>
        </w:rPr>
        <w:t xml:space="preserve"> (</w:t>
      </w:r>
      <w:r w:rsidR="00377E70">
        <w:rPr>
          <w:rStyle w:val="Hyperlink"/>
          <w:rFonts w:ascii="Times New Roman" w:hAnsi="Times New Roman" w:cs="Times New Roman"/>
          <w:color w:val="auto"/>
          <w:sz w:val="26"/>
          <w:szCs w:val="26"/>
          <w:u w:val="none"/>
        </w:rPr>
        <w:t>Framework PHP).</w:t>
      </w:r>
    </w:p>
    <w:p w:rsidR="00377E70" w:rsidRPr="00932B86" w:rsidRDefault="00377E70" w:rsidP="00774DF0">
      <w:pPr>
        <w:spacing w:after="0" w:line="312" w:lineRule="auto"/>
        <w:ind w:firstLine="720"/>
        <w:jc w:val="both"/>
        <w:rPr>
          <w:rFonts w:ascii="Times New Roman" w:hAnsi="Times New Roman" w:cs="Times New Roman"/>
          <w:color w:val="000000" w:themeColor="text1"/>
          <w:sz w:val="26"/>
          <w:szCs w:val="26"/>
        </w:rPr>
      </w:pPr>
    </w:p>
    <w:p w:rsidR="00533558" w:rsidRDefault="00533558" w:rsidP="00C75B31">
      <w:pPr>
        <w:pStyle w:val="Title"/>
      </w:pPr>
    </w:p>
    <w:p w:rsidR="008654B8" w:rsidRDefault="008654B8">
      <w:pPr>
        <w:rPr>
          <w:ins w:id="339" w:author="Nguyen Quoc Tuan" w:date="2019-05-18T19:06:00Z"/>
          <w:rFonts w:ascii="Times New Roman" w:eastAsiaTheme="majorEastAsia" w:hAnsi="Times New Roman" w:cstheme="majorBidi"/>
          <w:b/>
          <w:sz w:val="27"/>
          <w:szCs w:val="32"/>
        </w:rPr>
      </w:pPr>
      <w:bookmarkStart w:id="340" w:name="_Toc8936968"/>
      <w:ins w:id="341" w:author="Nguyen Quoc Tuan" w:date="2019-05-18T19:06:00Z">
        <w:r>
          <w:br w:type="page"/>
        </w:r>
      </w:ins>
    </w:p>
    <w:p w:rsidR="00074374" w:rsidRDefault="00074374" w:rsidP="00423F51">
      <w:pPr>
        <w:pStyle w:val="Heading1"/>
      </w:pPr>
      <w:r w:rsidRPr="008028CF">
        <w:lastRenderedPageBreak/>
        <w:t>PHỤ LỤC</w:t>
      </w:r>
      <w:bookmarkEnd w:id="340"/>
    </w:p>
    <w:p w:rsidR="00C62CBD" w:rsidRPr="00A34DCD" w:rsidRDefault="00C62CBD" w:rsidP="00C62CBD">
      <w:pPr>
        <w:rPr>
          <w:rFonts w:ascii="Times New Roman" w:hAnsi="Times New Roman" w:cs="Times New Roman"/>
          <w:i/>
          <w:sz w:val="26"/>
          <w:szCs w:val="26"/>
          <w:lang w:val="vi-VN"/>
        </w:rPr>
      </w:pPr>
      <w:r w:rsidRPr="00C62CBD">
        <w:rPr>
          <w:rFonts w:ascii="Times New Roman" w:hAnsi="Times New Roman" w:cs="Times New Roman"/>
          <w:i/>
          <w:sz w:val="27"/>
          <w:szCs w:val="27"/>
        </w:rPr>
        <w:tab/>
      </w:r>
      <w:r w:rsidR="00C548C3" w:rsidRPr="00A34DCD">
        <w:rPr>
          <w:rFonts w:ascii="Times New Roman" w:hAnsi="Times New Roman" w:cs="Times New Roman"/>
          <w:i/>
          <w:sz w:val="26"/>
          <w:szCs w:val="26"/>
          <w:lang w:val="vi-VN"/>
        </w:rPr>
        <w:t xml:space="preserve">- </w:t>
      </w:r>
      <w:r w:rsidRPr="00A34DCD">
        <w:rPr>
          <w:rFonts w:ascii="Times New Roman" w:hAnsi="Times New Roman" w:cs="Times New Roman"/>
          <w:i/>
          <w:sz w:val="26"/>
          <w:szCs w:val="26"/>
          <w:lang w:val="vi-VN"/>
        </w:rPr>
        <w:t>Phụ lục 1: Biểu mẫu Hồ sơ lý lịch cầu</w:t>
      </w:r>
    </w:p>
    <w:p w:rsidR="00411E84" w:rsidRPr="00A34DCD" w:rsidRDefault="00C62CBD" w:rsidP="008D0810">
      <w:pPr>
        <w:rPr>
          <w:rFonts w:ascii="Times New Roman" w:hAnsi="Times New Roman" w:cs="Times New Roman"/>
          <w:i/>
          <w:sz w:val="26"/>
          <w:szCs w:val="26"/>
          <w:lang w:val="vi-VN"/>
        </w:rPr>
      </w:pPr>
      <w:r w:rsidRPr="00A34DCD">
        <w:rPr>
          <w:rFonts w:ascii="Times New Roman" w:hAnsi="Times New Roman" w:cs="Times New Roman"/>
          <w:i/>
          <w:sz w:val="26"/>
          <w:szCs w:val="26"/>
          <w:lang w:val="vi-VN"/>
        </w:rPr>
        <w:tab/>
      </w:r>
      <w:r w:rsidR="00C548C3" w:rsidRPr="00A34DCD">
        <w:rPr>
          <w:rFonts w:ascii="Times New Roman" w:hAnsi="Times New Roman" w:cs="Times New Roman"/>
          <w:i/>
          <w:sz w:val="26"/>
          <w:szCs w:val="26"/>
          <w:lang w:val="vi-VN"/>
        </w:rPr>
        <w:t xml:space="preserve">- Phụ lục 2: </w:t>
      </w:r>
      <w:r w:rsidRPr="00A34DCD">
        <w:rPr>
          <w:rFonts w:ascii="Times New Roman" w:hAnsi="Times New Roman" w:cs="Times New Roman"/>
          <w:i/>
          <w:sz w:val="26"/>
          <w:szCs w:val="26"/>
          <w:lang w:val="vi-VN"/>
        </w:rPr>
        <w:t>Báo cáo Hồ sơ lý lịch cầu</w:t>
      </w:r>
    </w:p>
    <w:sectPr w:rsidR="00411E84" w:rsidRPr="00A34DCD" w:rsidSect="00D26435">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35E7" w:rsidRDefault="003935E7" w:rsidP="00222E13">
      <w:pPr>
        <w:spacing w:after="0" w:line="240" w:lineRule="auto"/>
      </w:pPr>
      <w:r>
        <w:separator/>
      </w:r>
    </w:p>
  </w:endnote>
  <w:endnote w:type="continuationSeparator" w:id="0">
    <w:p w:rsidR="003935E7" w:rsidRDefault="003935E7" w:rsidP="00222E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等线 Light">
    <w:panose1 w:val="000000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6"/>
        <w:szCs w:val="26"/>
      </w:rPr>
      <w:id w:val="1146006883"/>
      <w:docPartObj>
        <w:docPartGallery w:val="Page Numbers (Bottom of Page)"/>
        <w:docPartUnique/>
      </w:docPartObj>
    </w:sdtPr>
    <w:sdtEndPr>
      <w:rPr>
        <w:noProof/>
      </w:rPr>
    </w:sdtEndPr>
    <w:sdtContent>
      <w:p w:rsidR="00F86E47" w:rsidRPr="003E0C8B" w:rsidRDefault="00F86E47">
        <w:pPr>
          <w:pStyle w:val="Footer"/>
          <w:jc w:val="center"/>
          <w:rPr>
            <w:rFonts w:ascii="Times New Roman" w:hAnsi="Times New Roman" w:cs="Times New Roman"/>
            <w:sz w:val="26"/>
            <w:szCs w:val="26"/>
          </w:rPr>
        </w:pPr>
        <w:r w:rsidRPr="003E0C8B">
          <w:rPr>
            <w:rFonts w:ascii="Times New Roman" w:hAnsi="Times New Roman" w:cs="Times New Roman"/>
            <w:sz w:val="26"/>
            <w:szCs w:val="26"/>
          </w:rPr>
          <w:fldChar w:fldCharType="begin"/>
        </w:r>
        <w:r w:rsidRPr="003E0C8B">
          <w:rPr>
            <w:rFonts w:ascii="Times New Roman" w:hAnsi="Times New Roman" w:cs="Times New Roman"/>
            <w:sz w:val="26"/>
            <w:szCs w:val="26"/>
          </w:rPr>
          <w:instrText xml:space="preserve"> PAGE   \* MERGEFORMAT </w:instrText>
        </w:r>
        <w:r w:rsidRPr="003E0C8B">
          <w:rPr>
            <w:rFonts w:ascii="Times New Roman" w:hAnsi="Times New Roman" w:cs="Times New Roman"/>
            <w:sz w:val="26"/>
            <w:szCs w:val="26"/>
          </w:rPr>
          <w:fldChar w:fldCharType="separate"/>
        </w:r>
        <w:r w:rsidR="009C4A69">
          <w:rPr>
            <w:rFonts w:ascii="Times New Roman" w:hAnsi="Times New Roman" w:cs="Times New Roman"/>
            <w:noProof/>
            <w:sz w:val="26"/>
            <w:szCs w:val="26"/>
          </w:rPr>
          <w:t>5</w:t>
        </w:r>
        <w:r w:rsidRPr="003E0C8B">
          <w:rPr>
            <w:rFonts w:ascii="Times New Roman" w:hAnsi="Times New Roman" w:cs="Times New Roman"/>
            <w:noProof/>
            <w:sz w:val="26"/>
            <w:szCs w:val="26"/>
          </w:rPr>
          <w:fldChar w:fldCharType="end"/>
        </w:r>
      </w:p>
    </w:sdtContent>
  </w:sdt>
  <w:p w:rsidR="00F86E47" w:rsidRDefault="00F86E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35E7" w:rsidRDefault="003935E7" w:rsidP="00222E13">
      <w:pPr>
        <w:spacing w:after="0" w:line="240" w:lineRule="auto"/>
      </w:pPr>
      <w:r>
        <w:separator/>
      </w:r>
    </w:p>
  </w:footnote>
  <w:footnote w:type="continuationSeparator" w:id="0">
    <w:p w:rsidR="003935E7" w:rsidRDefault="003935E7" w:rsidP="00222E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A60FC"/>
    <w:multiLevelType w:val="multilevel"/>
    <w:tmpl w:val="E90E7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7A50E2A"/>
    <w:multiLevelType w:val="multilevel"/>
    <w:tmpl w:val="1E8E9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9B239FB"/>
    <w:multiLevelType w:val="hybridMultilevel"/>
    <w:tmpl w:val="116A6DA2"/>
    <w:lvl w:ilvl="0" w:tplc="BD587892">
      <w:numFmt w:val="bullet"/>
      <w:lvlText w:val="-"/>
      <w:lvlJc w:val="left"/>
      <w:pPr>
        <w:ind w:left="862" w:hanging="360"/>
      </w:pPr>
      <w:rPr>
        <w:rFonts w:ascii="Times New Roman" w:eastAsiaTheme="minorHAnsi" w:hAnsi="Times New Roman" w:cs="Times New Roman"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
    <w:nsid w:val="2EA0668C"/>
    <w:multiLevelType w:val="hybridMultilevel"/>
    <w:tmpl w:val="94809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EC24D8"/>
    <w:multiLevelType w:val="hybridMultilevel"/>
    <w:tmpl w:val="A9301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1B2860"/>
    <w:multiLevelType w:val="hybridMultilevel"/>
    <w:tmpl w:val="85465338"/>
    <w:lvl w:ilvl="0" w:tplc="98C43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2B83D9B"/>
    <w:multiLevelType w:val="multilevel"/>
    <w:tmpl w:val="4414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7D917E3"/>
    <w:multiLevelType w:val="hybridMultilevel"/>
    <w:tmpl w:val="3F1CA1E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8">
    <w:nsid w:val="483B535A"/>
    <w:multiLevelType w:val="hybridMultilevel"/>
    <w:tmpl w:val="666CA60E"/>
    <w:lvl w:ilvl="0" w:tplc="BD587892">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4A573CA1"/>
    <w:multiLevelType w:val="hybridMultilevel"/>
    <w:tmpl w:val="3A180C62"/>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0">
    <w:nsid w:val="519E608B"/>
    <w:multiLevelType w:val="multilevel"/>
    <w:tmpl w:val="B3149CF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0"/>
  </w:num>
  <w:num w:numId="2">
    <w:abstractNumId w:val="4"/>
  </w:num>
  <w:num w:numId="3">
    <w:abstractNumId w:val="6"/>
  </w:num>
  <w:num w:numId="4">
    <w:abstractNumId w:val="1"/>
  </w:num>
  <w:num w:numId="5">
    <w:abstractNumId w:val="0"/>
  </w:num>
  <w:num w:numId="6">
    <w:abstractNumId w:val="5"/>
  </w:num>
  <w:num w:numId="7">
    <w:abstractNumId w:val="8"/>
  </w:num>
  <w:num w:numId="8">
    <w:abstractNumId w:val="3"/>
  </w:num>
  <w:num w:numId="9">
    <w:abstractNumId w:val="9"/>
  </w:num>
  <w:num w:numId="10">
    <w:abstractNumId w:val="7"/>
  </w:num>
  <w:num w:numId="11">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guyen Quoc Tuan">
    <w15:presenceInfo w15:providerId="None" w15:userId="Nguyen Quoc Tu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ECD"/>
    <w:rsid w:val="00000351"/>
    <w:rsid w:val="00000EFF"/>
    <w:rsid w:val="00003C45"/>
    <w:rsid w:val="00006EC6"/>
    <w:rsid w:val="0001033D"/>
    <w:rsid w:val="00010C5A"/>
    <w:rsid w:val="00012FD2"/>
    <w:rsid w:val="00014161"/>
    <w:rsid w:val="00016C45"/>
    <w:rsid w:val="00017B6C"/>
    <w:rsid w:val="00022C75"/>
    <w:rsid w:val="00023A8C"/>
    <w:rsid w:val="00023CA6"/>
    <w:rsid w:val="00023D89"/>
    <w:rsid w:val="0002403F"/>
    <w:rsid w:val="00025032"/>
    <w:rsid w:val="00025E35"/>
    <w:rsid w:val="00025E51"/>
    <w:rsid w:val="000264E6"/>
    <w:rsid w:val="00026D24"/>
    <w:rsid w:val="0003106C"/>
    <w:rsid w:val="00032C01"/>
    <w:rsid w:val="00033B76"/>
    <w:rsid w:val="00034786"/>
    <w:rsid w:val="00035823"/>
    <w:rsid w:val="00037D0E"/>
    <w:rsid w:val="00040E2F"/>
    <w:rsid w:val="000414BC"/>
    <w:rsid w:val="0004661F"/>
    <w:rsid w:val="0004756C"/>
    <w:rsid w:val="000476C6"/>
    <w:rsid w:val="00050EBE"/>
    <w:rsid w:val="0005122C"/>
    <w:rsid w:val="00052B4F"/>
    <w:rsid w:val="00052F9E"/>
    <w:rsid w:val="000544EB"/>
    <w:rsid w:val="0005621F"/>
    <w:rsid w:val="00057C2F"/>
    <w:rsid w:val="000613EB"/>
    <w:rsid w:val="00061F51"/>
    <w:rsid w:val="00065BF6"/>
    <w:rsid w:val="00066FEA"/>
    <w:rsid w:val="0006723A"/>
    <w:rsid w:val="00067319"/>
    <w:rsid w:val="00074374"/>
    <w:rsid w:val="000753F0"/>
    <w:rsid w:val="0007621E"/>
    <w:rsid w:val="00076B21"/>
    <w:rsid w:val="00080DAF"/>
    <w:rsid w:val="000857F5"/>
    <w:rsid w:val="0009071F"/>
    <w:rsid w:val="000907FB"/>
    <w:rsid w:val="00091405"/>
    <w:rsid w:val="0009468D"/>
    <w:rsid w:val="00094797"/>
    <w:rsid w:val="00094A0C"/>
    <w:rsid w:val="00094F70"/>
    <w:rsid w:val="000958BF"/>
    <w:rsid w:val="00095CB7"/>
    <w:rsid w:val="00097C06"/>
    <w:rsid w:val="000A0D2B"/>
    <w:rsid w:val="000A15AF"/>
    <w:rsid w:val="000A2331"/>
    <w:rsid w:val="000A2E36"/>
    <w:rsid w:val="000A7A5A"/>
    <w:rsid w:val="000B0F92"/>
    <w:rsid w:val="000B2B8B"/>
    <w:rsid w:val="000B53C8"/>
    <w:rsid w:val="000B55B8"/>
    <w:rsid w:val="000B6DAF"/>
    <w:rsid w:val="000B70BD"/>
    <w:rsid w:val="000B797D"/>
    <w:rsid w:val="000B7F66"/>
    <w:rsid w:val="000C6917"/>
    <w:rsid w:val="000C7B6F"/>
    <w:rsid w:val="000D01EC"/>
    <w:rsid w:val="000D1AD3"/>
    <w:rsid w:val="000D2C42"/>
    <w:rsid w:val="000D357D"/>
    <w:rsid w:val="000D5E25"/>
    <w:rsid w:val="000D7725"/>
    <w:rsid w:val="000D7A07"/>
    <w:rsid w:val="000E3199"/>
    <w:rsid w:val="000E35E6"/>
    <w:rsid w:val="000F2E8D"/>
    <w:rsid w:val="000F62D7"/>
    <w:rsid w:val="001027E9"/>
    <w:rsid w:val="00102991"/>
    <w:rsid w:val="00102B2D"/>
    <w:rsid w:val="00103DAE"/>
    <w:rsid w:val="00103F0E"/>
    <w:rsid w:val="00104E69"/>
    <w:rsid w:val="00105234"/>
    <w:rsid w:val="00106D53"/>
    <w:rsid w:val="00107D82"/>
    <w:rsid w:val="0011067F"/>
    <w:rsid w:val="00110A87"/>
    <w:rsid w:val="00111254"/>
    <w:rsid w:val="00111772"/>
    <w:rsid w:val="00112B80"/>
    <w:rsid w:val="00113461"/>
    <w:rsid w:val="00114083"/>
    <w:rsid w:val="00114A64"/>
    <w:rsid w:val="0011595A"/>
    <w:rsid w:val="00115B7E"/>
    <w:rsid w:val="00121AF1"/>
    <w:rsid w:val="00122958"/>
    <w:rsid w:val="00123802"/>
    <w:rsid w:val="0012473E"/>
    <w:rsid w:val="001257A9"/>
    <w:rsid w:val="00126603"/>
    <w:rsid w:val="001301EE"/>
    <w:rsid w:val="001316E4"/>
    <w:rsid w:val="00131F7B"/>
    <w:rsid w:val="001372B8"/>
    <w:rsid w:val="0014073A"/>
    <w:rsid w:val="00140C4F"/>
    <w:rsid w:val="00141C2F"/>
    <w:rsid w:val="001502E9"/>
    <w:rsid w:val="00150392"/>
    <w:rsid w:val="00151109"/>
    <w:rsid w:val="00151B01"/>
    <w:rsid w:val="00152F8F"/>
    <w:rsid w:val="00154830"/>
    <w:rsid w:val="00154C7B"/>
    <w:rsid w:val="0015537E"/>
    <w:rsid w:val="00155859"/>
    <w:rsid w:val="001578E5"/>
    <w:rsid w:val="00157ED1"/>
    <w:rsid w:val="00160A8C"/>
    <w:rsid w:val="00161077"/>
    <w:rsid w:val="00161943"/>
    <w:rsid w:val="001631E4"/>
    <w:rsid w:val="001637E7"/>
    <w:rsid w:val="001650DD"/>
    <w:rsid w:val="00166DE6"/>
    <w:rsid w:val="001702D5"/>
    <w:rsid w:val="00171794"/>
    <w:rsid w:val="0017766B"/>
    <w:rsid w:val="00180ACE"/>
    <w:rsid w:val="0018173E"/>
    <w:rsid w:val="0018192C"/>
    <w:rsid w:val="00181B51"/>
    <w:rsid w:val="001820C6"/>
    <w:rsid w:val="00183374"/>
    <w:rsid w:val="00184081"/>
    <w:rsid w:val="001848EF"/>
    <w:rsid w:val="001850BA"/>
    <w:rsid w:val="00186010"/>
    <w:rsid w:val="001877CF"/>
    <w:rsid w:val="00187922"/>
    <w:rsid w:val="00187966"/>
    <w:rsid w:val="001900E6"/>
    <w:rsid w:val="00190310"/>
    <w:rsid w:val="001916E4"/>
    <w:rsid w:val="001924ED"/>
    <w:rsid w:val="00193AB5"/>
    <w:rsid w:val="0019626B"/>
    <w:rsid w:val="0019703F"/>
    <w:rsid w:val="001A1345"/>
    <w:rsid w:val="001A1F22"/>
    <w:rsid w:val="001A2F5F"/>
    <w:rsid w:val="001A3653"/>
    <w:rsid w:val="001A41DF"/>
    <w:rsid w:val="001A43D8"/>
    <w:rsid w:val="001A4E68"/>
    <w:rsid w:val="001B2D04"/>
    <w:rsid w:val="001B47CA"/>
    <w:rsid w:val="001B5901"/>
    <w:rsid w:val="001C1151"/>
    <w:rsid w:val="001C20A8"/>
    <w:rsid w:val="001C57A1"/>
    <w:rsid w:val="001C66E2"/>
    <w:rsid w:val="001C6DC0"/>
    <w:rsid w:val="001D2E6F"/>
    <w:rsid w:val="001D5DDE"/>
    <w:rsid w:val="001D631E"/>
    <w:rsid w:val="001D72C6"/>
    <w:rsid w:val="001D7532"/>
    <w:rsid w:val="001E229B"/>
    <w:rsid w:val="001E3375"/>
    <w:rsid w:val="001E3F75"/>
    <w:rsid w:val="001E4C2F"/>
    <w:rsid w:val="001E4D7C"/>
    <w:rsid w:val="001F2A43"/>
    <w:rsid w:val="001F3A1F"/>
    <w:rsid w:val="001F46A2"/>
    <w:rsid w:val="001F68DB"/>
    <w:rsid w:val="001F6E59"/>
    <w:rsid w:val="0020482B"/>
    <w:rsid w:val="00204C39"/>
    <w:rsid w:val="002061D4"/>
    <w:rsid w:val="00206404"/>
    <w:rsid w:val="002069D4"/>
    <w:rsid w:val="00207C98"/>
    <w:rsid w:val="00207CBB"/>
    <w:rsid w:val="00211983"/>
    <w:rsid w:val="00213193"/>
    <w:rsid w:val="0021467C"/>
    <w:rsid w:val="002146D5"/>
    <w:rsid w:val="00216B70"/>
    <w:rsid w:val="00217B6C"/>
    <w:rsid w:val="00217C7A"/>
    <w:rsid w:val="002213C5"/>
    <w:rsid w:val="00222E13"/>
    <w:rsid w:val="00223365"/>
    <w:rsid w:val="00223699"/>
    <w:rsid w:val="002256AC"/>
    <w:rsid w:val="002263B6"/>
    <w:rsid w:val="00227001"/>
    <w:rsid w:val="00227A9F"/>
    <w:rsid w:val="0023067F"/>
    <w:rsid w:val="00230B5B"/>
    <w:rsid w:val="00231059"/>
    <w:rsid w:val="0023288E"/>
    <w:rsid w:val="002338DF"/>
    <w:rsid w:val="00233BE4"/>
    <w:rsid w:val="00235706"/>
    <w:rsid w:val="002362E4"/>
    <w:rsid w:val="00236B02"/>
    <w:rsid w:val="00236E71"/>
    <w:rsid w:val="00237FA0"/>
    <w:rsid w:val="00240692"/>
    <w:rsid w:val="002409F6"/>
    <w:rsid w:val="00240CDB"/>
    <w:rsid w:val="002422D2"/>
    <w:rsid w:val="0024327B"/>
    <w:rsid w:val="002439C2"/>
    <w:rsid w:val="002457A5"/>
    <w:rsid w:val="00250F95"/>
    <w:rsid w:val="002522A6"/>
    <w:rsid w:val="00254551"/>
    <w:rsid w:val="00254EE0"/>
    <w:rsid w:val="00260496"/>
    <w:rsid w:val="002616E4"/>
    <w:rsid w:val="0026295B"/>
    <w:rsid w:val="00262AC4"/>
    <w:rsid w:val="0026475C"/>
    <w:rsid w:val="002714BE"/>
    <w:rsid w:val="00271FB9"/>
    <w:rsid w:val="00272875"/>
    <w:rsid w:val="00273425"/>
    <w:rsid w:val="002741BB"/>
    <w:rsid w:val="00276642"/>
    <w:rsid w:val="00277ED6"/>
    <w:rsid w:val="00280287"/>
    <w:rsid w:val="002817D2"/>
    <w:rsid w:val="002822CC"/>
    <w:rsid w:val="00283100"/>
    <w:rsid w:val="00283AE6"/>
    <w:rsid w:val="002867DE"/>
    <w:rsid w:val="00287B7A"/>
    <w:rsid w:val="00287ECC"/>
    <w:rsid w:val="00292BDE"/>
    <w:rsid w:val="002944C4"/>
    <w:rsid w:val="00294581"/>
    <w:rsid w:val="00295921"/>
    <w:rsid w:val="002A08EA"/>
    <w:rsid w:val="002A17FA"/>
    <w:rsid w:val="002A25AC"/>
    <w:rsid w:val="002A28A4"/>
    <w:rsid w:val="002A291C"/>
    <w:rsid w:val="002A34E1"/>
    <w:rsid w:val="002A3C52"/>
    <w:rsid w:val="002A6D27"/>
    <w:rsid w:val="002A7463"/>
    <w:rsid w:val="002A7518"/>
    <w:rsid w:val="002B4B82"/>
    <w:rsid w:val="002B4BFD"/>
    <w:rsid w:val="002B645E"/>
    <w:rsid w:val="002B70F8"/>
    <w:rsid w:val="002B7339"/>
    <w:rsid w:val="002C00DD"/>
    <w:rsid w:val="002C0B58"/>
    <w:rsid w:val="002C1221"/>
    <w:rsid w:val="002C14E4"/>
    <w:rsid w:val="002C2C2A"/>
    <w:rsid w:val="002C2C51"/>
    <w:rsid w:val="002C51EE"/>
    <w:rsid w:val="002C5417"/>
    <w:rsid w:val="002C6870"/>
    <w:rsid w:val="002C6F57"/>
    <w:rsid w:val="002C72DD"/>
    <w:rsid w:val="002C7ECD"/>
    <w:rsid w:val="002D1627"/>
    <w:rsid w:val="002D54C1"/>
    <w:rsid w:val="002D65E3"/>
    <w:rsid w:val="002E1322"/>
    <w:rsid w:val="002E4844"/>
    <w:rsid w:val="002E4EBA"/>
    <w:rsid w:val="002E6922"/>
    <w:rsid w:val="002E74A5"/>
    <w:rsid w:val="002F099E"/>
    <w:rsid w:val="002F2FA7"/>
    <w:rsid w:val="002F33B8"/>
    <w:rsid w:val="002F384F"/>
    <w:rsid w:val="002F5CEC"/>
    <w:rsid w:val="002F6825"/>
    <w:rsid w:val="003012CD"/>
    <w:rsid w:val="00302C28"/>
    <w:rsid w:val="00304AF3"/>
    <w:rsid w:val="00305B61"/>
    <w:rsid w:val="00305FA9"/>
    <w:rsid w:val="00306157"/>
    <w:rsid w:val="003063D5"/>
    <w:rsid w:val="00307FD0"/>
    <w:rsid w:val="003101AA"/>
    <w:rsid w:val="00314B3F"/>
    <w:rsid w:val="00315F8B"/>
    <w:rsid w:val="00316064"/>
    <w:rsid w:val="0031694A"/>
    <w:rsid w:val="00317219"/>
    <w:rsid w:val="003173C0"/>
    <w:rsid w:val="00320FCB"/>
    <w:rsid w:val="003211BC"/>
    <w:rsid w:val="00322723"/>
    <w:rsid w:val="003259C6"/>
    <w:rsid w:val="00325DF3"/>
    <w:rsid w:val="00325FD0"/>
    <w:rsid w:val="0032604F"/>
    <w:rsid w:val="003264B0"/>
    <w:rsid w:val="00326E29"/>
    <w:rsid w:val="00331E9D"/>
    <w:rsid w:val="00333289"/>
    <w:rsid w:val="0033560F"/>
    <w:rsid w:val="00335C64"/>
    <w:rsid w:val="00336ACD"/>
    <w:rsid w:val="00336DBE"/>
    <w:rsid w:val="00336E00"/>
    <w:rsid w:val="00337A0B"/>
    <w:rsid w:val="00341245"/>
    <w:rsid w:val="003423F5"/>
    <w:rsid w:val="003436AC"/>
    <w:rsid w:val="003451A6"/>
    <w:rsid w:val="00345922"/>
    <w:rsid w:val="00346A30"/>
    <w:rsid w:val="00352F5C"/>
    <w:rsid w:val="00353177"/>
    <w:rsid w:val="003534E6"/>
    <w:rsid w:val="00357317"/>
    <w:rsid w:val="003574CA"/>
    <w:rsid w:val="00360A91"/>
    <w:rsid w:val="00361EFB"/>
    <w:rsid w:val="0036292E"/>
    <w:rsid w:val="00362FBD"/>
    <w:rsid w:val="0036374F"/>
    <w:rsid w:val="00363A66"/>
    <w:rsid w:val="0036527A"/>
    <w:rsid w:val="00366163"/>
    <w:rsid w:val="00367F8B"/>
    <w:rsid w:val="003756FD"/>
    <w:rsid w:val="00377E70"/>
    <w:rsid w:val="00381BE7"/>
    <w:rsid w:val="00383A4C"/>
    <w:rsid w:val="00385893"/>
    <w:rsid w:val="00386B82"/>
    <w:rsid w:val="00386E73"/>
    <w:rsid w:val="0038722D"/>
    <w:rsid w:val="00387877"/>
    <w:rsid w:val="0039025A"/>
    <w:rsid w:val="003935E7"/>
    <w:rsid w:val="003954FE"/>
    <w:rsid w:val="003955E9"/>
    <w:rsid w:val="00396F71"/>
    <w:rsid w:val="003A022A"/>
    <w:rsid w:val="003A0489"/>
    <w:rsid w:val="003A1956"/>
    <w:rsid w:val="003A31DB"/>
    <w:rsid w:val="003A3C3E"/>
    <w:rsid w:val="003A6698"/>
    <w:rsid w:val="003B15D1"/>
    <w:rsid w:val="003B197D"/>
    <w:rsid w:val="003B2418"/>
    <w:rsid w:val="003B342E"/>
    <w:rsid w:val="003B354A"/>
    <w:rsid w:val="003B53C6"/>
    <w:rsid w:val="003B5CE7"/>
    <w:rsid w:val="003B7484"/>
    <w:rsid w:val="003C3B79"/>
    <w:rsid w:val="003C571C"/>
    <w:rsid w:val="003C5F0E"/>
    <w:rsid w:val="003C6225"/>
    <w:rsid w:val="003C64EE"/>
    <w:rsid w:val="003D02C9"/>
    <w:rsid w:val="003D2A12"/>
    <w:rsid w:val="003D4720"/>
    <w:rsid w:val="003D4AC1"/>
    <w:rsid w:val="003E0C8B"/>
    <w:rsid w:val="003E2FA7"/>
    <w:rsid w:val="003E421F"/>
    <w:rsid w:val="003E559B"/>
    <w:rsid w:val="003E5943"/>
    <w:rsid w:val="003E5B91"/>
    <w:rsid w:val="003E69CC"/>
    <w:rsid w:val="003E6AA7"/>
    <w:rsid w:val="003E7166"/>
    <w:rsid w:val="003E71F8"/>
    <w:rsid w:val="003E79AE"/>
    <w:rsid w:val="003F0AE8"/>
    <w:rsid w:val="003F1EF1"/>
    <w:rsid w:val="003F2C9E"/>
    <w:rsid w:val="003F50BF"/>
    <w:rsid w:val="003F51BE"/>
    <w:rsid w:val="003F53CC"/>
    <w:rsid w:val="003F6E84"/>
    <w:rsid w:val="003F770E"/>
    <w:rsid w:val="003F7D43"/>
    <w:rsid w:val="00400900"/>
    <w:rsid w:val="00400B53"/>
    <w:rsid w:val="0040108D"/>
    <w:rsid w:val="004016AD"/>
    <w:rsid w:val="00402F07"/>
    <w:rsid w:val="00403E99"/>
    <w:rsid w:val="00404240"/>
    <w:rsid w:val="00405BD1"/>
    <w:rsid w:val="0040631F"/>
    <w:rsid w:val="00406B8E"/>
    <w:rsid w:val="00406ED5"/>
    <w:rsid w:val="004107FF"/>
    <w:rsid w:val="004109CD"/>
    <w:rsid w:val="00411E84"/>
    <w:rsid w:val="0041202D"/>
    <w:rsid w:val="00412F5E"/>
    <w:rsid w:val="00413DCE"/>
    <w:rsid w:val="00414C9D"/>
    <w:rsid w:val="00414FEA"/>
    <w:rsid w:val="00415A64"/>
    <w:rsid w:val="00415DF5"/>
    <w:rsid w:val="0042060E"/>
    <w:rsid w:val="00420CC9"/>
    <w:rsid w:val="0042131A"/>
    <w:rsid w:val="004221F3"/>
    <w:rsid w:val="00422A37"/>
    <w:rsid w:val="0042361A"/>
    <w:rsid w:val="00423F51"/>
    <w:rsid w:val="00424A75"/>
    <w:rsid w:val="004274BA"/>
    <w:rsid w:val="00427E69"/>
    <w:rsid w:val="004316D7"/>
    <w:rsid w:val="00432C5B"/>
    <w:rsid w:val="00432C7C"/>
    <w:rsid w:val="0043374D"/>
    <w:rsid w:val="0043378A"/>
    <w:rsid w:val="00433C4F"/>
    <w:rsid w:val="00433FE0"/>
    <w:rsid w:val="00436255"/>
    <w:rsid w:val="004368C2"/>
    <w:rsid w:val="00437A5C"/>
    <w:rsid w:val="00440B08"/>
    <w:rsid w:val="00441D1B"/>
    <w:rsid w:val="004466DE"/>
    <w:rsid w:val="0044704D"/>
    <w:rsid w:val="00450BD7"/>
    <w:rsid w:val="00451044"/>
    <w:rsid w:val="004511E7"/>
    <w:rsid w:val="00451B40"/>
    <w:rsid w:val="0045307A"/>
    <w:rsid w:val="004556A7"/>
    <w:rsid w:val="00455F6F"/>
    <w:rsid w:val="004568E0"/>
    <w:rsid w:val="0046143B"/>
    <w:rsid w:val="00461F1B"/>
    <w:rsid w:val="00463522"/>
    <w:rsid w:val="00464BA3"/>
    <w:rsid w:val="00464D39"/>
    <w:rsid w:val="004656FF"/>
    <w:rsid w:val="00466C54"/>
    <w:rsid w:val="004708AB"/>
    <w:rsid w:val="0047337F"/>
    <w:rsid w:val="004733AB"/>
    <w:rsid w:val="00473458"/>
    <w:rsid w:val="004738CD"/>
    <w:rsid w:val="00474D55"/>
    <w:rsid w:val="004758B5"/>
    <w:rsid w:val="0047660B"/>
    <w:rsid w:val="00476902"/>
    <w:rsid w:val="00476B2A"/>
    <w:rsid w:val="004808CE"/>
    <w:rsid w:val="00483C11"/>
    <w:rsid w:val="00485D6A"/>
    <w:rsid w:val="00486C4A"/>
    <w:rsid w:val="00487813"/>
    <w:rsid w:val="00490042"/>
    <w:rsid w:val="004908AD"/>
    <w:rsid w:val="004922C1"/>
    <w:rsid w:val="004942B4"/>
    <w:rsid w:val="0049550B"/>
    <w:rsid w:val="0049595A"/>
    <w:rsid w:val="00496670"/>
    <w:rsid w:val="0049677D"/>
    <w:rsid w:val="00496EA4"/>
    <w:rsid w:val="004A1A3D"/>
    <w:rsid w:val="004A2103"/>
    <w:rsid w:val="004A26A0"/>
    <w:rsid w:val="004A32D7"/>
    <w:rsid w:val="004A48F6"/>
    <w:rsid w:val="004A5EF3"/>
    <w:rsid w:val="004B015B"/>
    <w:rsid w:val="004B138A"/>
    <w:rsid w:val="004B3ECE"/>
    <w:rsid w:val="004B5C9F"/>
    <w:rsid w:val="004C02F0"/>
    <w:rsid w:val="004C1793"/>
    <w:rsid w:val="004C445C"/>
    <w:rsid w:val="004C5672"/>
    <w:rsid w:val="004C6642"/>
    <w:rsid w:val="004D0A9D"/>
    <w:rsid w:val="004D0FAD"/>
    <w:rsid w:val="004D42C5"/>
    <w:rsid w:val="004D64CD"/>
    <w:rsid w:val="004D698A"/>
    <w:rsid w:val="004D6F8D"/>
    <w:rsid w:val="004D7CD2"/>
    <w:rsid w:val="004E205F"/>
    <w:rsid w:val="004E20E8"/>
    <w:rsid w:val="004E29C6"/>
    <w:rsid w:val="004E3690"/>
    <w:rsid w:val="004E5475"/>
    <w:rsid w:val="004E57B9"/>
    <w:rsid w:val="004F070D"/>
    <w:rsid w:val="004F0F37"/>
    <w:rsid w:val="004F2186"/>
    <w:rsid w:val="004F4083"/>
    <w:rsid w:val="004F4D78"/>
    <w:rsid w:val="004F6CD7"/>
    <w:rsid w:val="0050120B"/>
    <w:rsid w:val="00502844"/>
    <w:rsid w:val="005067B3"/>
    <w:rsid w:val="00510388"/>
    <w:rsid w:val="005108EC"/>
    <w:rsid w:val="00512517"/>
    <w:rsid w:val="005126ED"/>
    <w:rsid w:val="00514AB8"/>
    <w:rsid w:val="00514B76"/>
    <w:rsid w:val="0051531B"/>
    <w:rsid w:val="00520258"/>
    <w:rsid w:val="00520831"/>
    <w:rsid w:val="00521409"/>
    <w:rsid w:val="005217AE"/>
    <w:rsid w:val="00521A3A"/>
    <w:rsid w:val="00522435"/>
    <w:rsid w:val="00522B65"/>
    <w:rsid w:val="00523679"/>
    <w:rsid w:val="00523782"/>
    <w:rsid w:val="00524A86"/>
    <w:rsid w:val="00530599"/>
    <w:rsid w:val="00530777"/>
    <w:rsid w:val="00531348"/>
    <w:rsid w:val="00532232"/>
    <w:rsid w:val="005331D2"/>
    <w:rsid w:val="00533558"/>
    <w:rsid w:val="00533AEF"/>
    <w:rsid w:val="0053604F"/>
    <w:rsid w:val="00536B69"/>
    <w:rsid w:val="005371BC"/>
    <w:rsid w:val="00540791"/>
    <w:rsid w:val="00540A88"/>
    <w:rsid w:val="0054253C"/>
    <w:rsid w:val="005428A6"/>
    <w:rsid w:val="00542DE2"/>
    <w:rsid w:val="00543AFE"/>
    <w:rsid w:val="0055009D"/>
    <w:rsid w:val="005504D8"/>
    <w:rsid w:val="00550F8F"/>
    <w:rsid w:val="00552FBD"/>
    <w:rsid w:val="005537C9"/>
    <w:rsid w:val="00556B8C"/>
    <w:rsid w:val="005574F4"/>
    <w:rsid w:val="00560AD5"/>
    <w:rsid w:val="005622A8"/>
    <w:rsid w:val="005627D9"/>
    <w:rsid w:val="00562989"/>
    <w:rsid w:val="00562F37"/>
    <w:rsid w:val="00564CD6"/>
    <w:rsid w:val="00567651"/>
    <w:rsid w:val="0056776A"/>
    <w:rsid w:val="00570F1F"/>
    <w:rsid w:val="00571E17"/>
    <w:rsid w:val="005736AB"/>
    <w:rsid w:val="00574CB3"/>
    <w:rsid w:val="00575A1A"/>
    <w:rsid w:val="005803AB"/>
    <w:rsid w:val="00580717"/>
    <w:rsid w:val="00581EFA"/>
    <w:rsid w:val="00583502"/>
    <w:rsid w:val="00584346"/>
    <w:rsid w:val="00585BF0"/>
    <w:rsid w:val="005901B2"/>
    <w:rsid w:val="005914B1"/>
    <w:rsid w:val="005929D7"/>
    <w:rsid w:val="00595A3B"/>
    <w:rsid w:val="0059646E"/>
    <w:rsid w:val="005A2616"/>
    <w:rsid w:val="005A2D8D"/>
    <w:rsid w:val="005A32BC"/>
    <w:rsid w:val="005A3644"/>
    <w:rsid w:val="005A3866"/>
    <w:rsid w:val="005A393B"/>
    <w:rsid w:val="005A3A12"/>
    <w:rsid w:val="005A5B45"/>
    <w:rsid w:val="005A5BD8"/>
    <w:rsid w:val="005A7078"/>
    <w:rsid w:val="005A7895"/>
    <w:rsid w:val="005B02DD"/>
    <w:rsid w:val="005B0636"/>
    <w:rsid w:val="005B155C"/>
    <w:rsid w:val="005B2451"/>
    <w:rsid w:val="005B2C7F"/>
    <w:rsid w:val="005B562F"/>
    <w:rsid w:val="005B57EF"/>
    <w:rsid w:val="005B6317"/>
    <w:rsid w:val="005B6A70"/>
    <w:rsid w:val="005C0152"/>
    <w:rsid w:val="005C1375"/>
    <w:rsid w:val="005C14C1"/>
    <w:rsid w:val="005C197D"/>
    <w:rsid w:val="005C1CF1"/>
    <w:rsid w:val="005C35FC"/>
    <w:rsid w:val="005C715B"/>
    <w:rsid w:val="005D4017"/>
    <w:rsid w:val="005D5699"/>
    <w:rsid w:val="005D6C1C"/>
    <w:rsid w:val="005D7511"/>
    <w:rsid w:val="005E081F"/>
    <w:rsid w:val="005E2131"/>
    <w:rsid w:val="005E2C5E"/>
    <w:rsid w:val="005E3EBA"/>
    <w:rsid w:val="005E4733"/>
    <w:rsid w:val="005E4745"/>
    <w:rsid w:val="005E48E6"/>
    <w:rsid w:val="005E6FB3"/>
    <w:rsid w:val="005E718B"/>
    <w:rsid w:val="005F1C58"/>
    <w:rsid w:val="005F1F06"/>
    <w:rsid w:val="005F2429"/>
    <w:rsid w:val="005F37E0"/>
    <w:rsid w:val="005F51D1"/>
    <w:rsid w:val="005F57AA"/>
    <w:rsid w:val="006000D9"/>
    <w:rsid w:val="0060118E"/>
    <w:rsid w:val="00606670"/>
    <w:rsid w:val="00606899"/>
    <w:rsid w:val="00606E62"/>
    <w:rsid w:val="00607131"/>
    <w:rsid w:val="00607262"/>
    <w:rsid w:val="00607731"/>
    <w:rsid w:val="00607933"/>
    <w:rsid w:val="006100FC"/>
    <w:rsid w:val="0061565D"/>
    <w:rsid w:val="00615A95"/>
    <w:rsid w:val="00615C7C"/>
    <w:rsid w:val="00616149"/>
    <w:rsid w:val="006167DC"/>
    <w:rsid w:val="006174F4"/>
    <w:rsid w:val="0062233E"/>
    <w:rsid w:val="006250AF"/>
    <w:rsid w:val="00625884"/>
    <w:rsid w:val="00626883"/>
    <w:rsid w:val="00627864"/>
    <w:rsid w:val="00627D91"/>
    <w:rsid w:val="00630360"/>
    <w:rsid w:val="00632879"/>
    <w:rsid w:val="00632DD8"/>
    <w:rsid w:val="00633402"/>
    <w:rsid w:val="00636F87"/>
    <w:rsid w:val="006374C0"/>
    <w:rsid w:val="00640027"/>
    <w:rsid w:val="006409FD"/>
    <w:rsid w:val="00641E4A"/>
    <w:rsid w:val="00642CF5"/>
    <w:rsid w:val="006433D6"/>
    <w:rsid w:val="006459C7"/>
    <w:rsid w:val="00650E73"/>
    <w:rsid w:val="00651DA2"/>
    <w:rsid w:val="006537FC"/>
    <w:rsid w:val="00656289"/>
    <w:rsid w:val="00660BA3"/>
    <w:rsid w:val="00662BBE"/>
    <w:rsid w:val="00663786"/>
    <w:rsid w:val="00663CC3"/>
    <w:rsid w:val="00664611"/>
    <w:rsid w:val="006646B9"/>
    <w:rsid w:val="00666EA2"/>
    <w:rsid w:val="00671469"/>
    <w:rsid w:val="00672154"/>
    <w:rsid w:val="0067373D"/>
    <w:rsid w:val="00675811"/>
    <w:rsid w:val="006803C1"/>
    <w:rsid w:val="00681540"/>
    <w:rsid w:val="00681541"/>
    <w:rsid w:val="006837F9"/>
    <w:rsid w:val="00683F14"/>
    <w:rsid w:val="0068402A"/>
    <w:rsid w:val="006856A9"/>
    <w:rsid w:val="00686381"/>
    <w:rsid w:val="00693AE1"/>
    <w:rsid w:val="0069498E"/>
    <w:rsid w:val="0069576F"/>
    <w:rsid w:val="006966F8"/>
    <w:rsid w:val="00696F1E"/>
    <w:rsid w:val="006A3EDA"/>
    <w:rsid w:val="006A46CB"/>
    <w:rsid w:val="006A55C2"/>
    <w:rsid w:val="006A58B6"/>
    <w:rsid w:val="006A5B30"/>
    <w:rsid w:val="006A5B4B"/>
    <w:rsid w:val="006A6C3D"/>
    <w:rsid w:val="006B0E3E"/>
    <w:rsid w:val="006B23DE"/>
    <w:rsid w:val="006B39BC"/>
    <w:rsid w:val="006C092D"/>
    <w:rsid w:val="006C30E9"/>
    <w:rsid w:val="006C3301"/>
    <w:rsid w:val="006C40FD"/>
    <w:rsid w:val="006C4EEA"/>
    <w:rsid w:val="006C670F"/>
    <w:rsid w:val="006D06B2"/>
    <w:rsid w:val="006D4B4A"/>
    <w:rsid w:val="006D58F2"/>
    <w:rsid w:val="006D5C63"/>
    <w:rsid w:val="006E2DA1"/>
    <w:rsid w:val="006E326B"/>
    <w:rsid w:val="006E3E78"/>
    <w:rsid w:val="006E547B"/>
    <w:rsid w:val="006E6299"/>
    <w:rsid w:val="006E6739"/>
    <w:rsid w:val="006F2265"/>
    <w:rsid w:val="006F2C9B"/>
    <w:rsid w:val="006F52F1"/>
    <w:rsid w:val="006F548F"/>
    <w:rsid w:val="006F608C"/>
    <w:rsid w:val="007007B1"/>
    <w:rsid w:val="00700FD7"/>
    <w:rsid w:val="00701103"/>
    <w:rsid w:val="0070186A"/>
    <w:rsid w:val="007018EA"/>
    <w:rsid w:val="00702439"/>
    <w:rsid w:val="00702CBC"/>
    <w:rsid w:val="00702E1B"/>
    <w:rsid w:val="00706834"/>
    <w:rsid w:val="00710F0C"/>
    <w:rsid w:val="00711D13"/>
    <w:rsid w:val="007159C4"/>
    <w:rsid w:val="00716B43"/>
    <w:rsid w:val="00720C96"/>
    <w:rsid w:val="00722BE3"/>
    <w:rsid w:val="00722F67"/>
    <w:rsid w:val="007236A5"/>
    <w:rsid w:val="00724DB9"/>
    <w:rsid w:val="00726548"/>
    <w:rsid w:val="0073072D"/>
    <w:rsid w:val="00731D40"/>
    <w:rsid w:val="00734AE3"/>
    <w:rsid w:val="007356B3"/>
    <w:rsid w:val="00735E59"/>
    <w:rsid w:val="00737F62"/>
    <w:rsid w:val="00740EDA"/>
    <w:rsid w:val="00740F04"/>
    <w:rsid w:val="00745B59"/>
    <w:rsid w:val="0074620D"/>
    <w:rsid w:val="007467A6"/>
    <w:rsid w:val="007467C3"/>
    <w:rsid w:val="007527B9"/>
    <w:rsid w:val="00752B83"/>
    <w:rsid w:val="00753F4D"/>
    <w:rsid w:val="00754718"/>
    <w:rsid w:val="00754E7E"/>
    <w:rsid w:val="00755A42"/>
    <w:rsid w:val="00755DF2"/>
    <w:rsid w:val="00755FD3"/>
    <w:rsid w:val="007578DC"/>
    <w:rsid w:val="00762B78"/>
    <w:rsid w:val="007647CA"/>
    <w:rsid w:val="00766DBC"/>
    <w:rsid w:val="00766E03"/>
    <w:rsid w:val="00767224"/>
    <w:rsid w:val="0077062E"/>
    <w:rsid w:val="00771131"/>
    <w:rsid w:val="00774DF0"/>
    <w:rsid w:val="00775D6A"/>
    <w:rsid w:val="00775F55"/>
    <w:rsid w:val="00780C6D"/>
    <w:rsid w:val="007813DC"/>
    <w:rsid w:val="0078620E"/>
    <w:rsid w:val="00786787"/>
    <w:rsid w:val="00787194"/>
    <w:rsid w:val="007902A9"/>
    <w:rsid w:val="007933A1"/>
    <w:rsid w:val="00793C78"/>
    <w:rsid w:val="00794799"/>
    <w:rsid w:val="0079490B"/>
    <w:rsid w:val="007965F5"/>
    <w:rsid w:val="007968E7"/>
    <w:rsid w:val="007969FC"/>
    <w:rsid w:val="00796FEE"/>
    <w:rsid w:val="007A0A61"/>
    <w:rsid w:val="007A1015"/>
    <w:rsid w:val="007A21C7"/>
    <w:rsid w:val="007A5EC6"/>
    <w:rsid w:val="007A6CC4"/>
    <w:rsid w:val="007A7C1F"/>
    <w:rsid w:val="007B0341"/>
    <w:rsid w:val="007B06EC"/>
    <w:rsid w:val="007B2D16"/>
    <w:rsid w:val="007B310A"/>
    <w:rsid w:val="007B57CA"/>
    <w:rsid w:val="007B5D0F"/>
    <w:rsid w:val="007B636B"/>
    <w:rsid w:val="007B6F78"/>
    <w:rsid w:val="007C037F"/>
    <w:rsid w:val="007C0415"/>
    <w:rsid w:val="007C0985"/>
    <w:rsid w:val="007C0CE6"/>
    <w:rsid w:val="007C1711"/>
    <w:rsid w:val="007C2E90"/>
    <w:rsid w:val="007C2F05"/>
    <w:rsid w:val="007C7080"/>
    <w:rsid w:val="007D0B77"/>
    <w:rsid w:val="007D1F92"/>
    <w:rsid w:val="007D220D"/>
    <w:rsid w:val="007D2615"/>
    <w:rsid w:val="007D269B"/>
    <w:rsid w:val="007D4DB1"/>
    <w:rsid w:val="007D4F8B"/>
    <w:rsid w:val="007D5116"/>
    <w:rsid w:val="007D5CDE"/>
    <w:rsid w:val="007D5EB5"/>
    <w:rsid w:val="007E029A"/>
    <w:rsid w:val="007E287F"/>
    <w:rsid w:val="007F0BFD"/>
    <w:rsid w:val="007F2C15"/>
    <w:rsid w:val="007F2CF2"/>
    <w:rsid w:val="007F4701"/>
    <w:rsid w:val="007F6987"/>
    <w:rsid w:val="007F6D9F"/>
    <w:rsid w:val="007F70C3"/>
    <w:rsid w:val="00800CC5"/>
    <w:rsid w:val="00802568"/>
    <w:rsid w:val="008028CF"/>
    <w:rsid w:val="00802B6A"/>
    <w:rsid w:val="00805467"/>
    <w:rsid w:val="00805E4A"/>
    <w:rsid w:val="00806DEA"/>
    <w:rsid w:val="00806FEB"/>
    <w:rsid w:val="00807307"/>
    <w:rsid w:val="00807715"/>
    <w:rsid w:val="00811781"/>
    <w:rsid w:val="0081298D"/>
    <w:rsid w:val="00812E89"/>
    <w:rsid w:val="00814809"/>
    <w:rsid w:val="00816709"/>
    <w:rsid w:val="00816736"/>
    <w:rsid w:val="00820BA2"/>
    <w:rsid w:val="00820D08"/>
    <w:rsid w:val="00822B6C"/>
    <w:rsid w:val="0082459F"/>
    <w:rsid w:val="00825106"/>
    <w:rsid w:val="008276B0"/>
    <w:rsid w:val="00830D46"/>
    <w:rsid w:val="00833116"/>
    <w:rsid w:val="00836AF8"/>
    <w:rsid w:val="00841023"/>
    <w:rsid w:val="00844A2F"/>
    <w:rsid w:val="00845672"/>
    <w:rsid w:val="00846543"/>
    <w:rsid w:val="008479B1"/>
    <w:rsid w:val="00847E2C"/>
    <w:rsid w:val="008508C7"/>
    <w:rsid w:val="00851469"/>
    <w:rsid w:val="00853544"/>
    <w:rsid w:val="00854F31"/>
    <w:rsid w:val="008556B5"/>
    <w:rsid w:val="00855F1B"/>
    <w:rsid w:val="008568B0"/>
    <w:rsid w:val="00857402"/>
    <w:rsid w:val="00861100"/>
    <w:rsid w:val="008615B5"/>
    <w:rsid w:val="008642BB"/>
    <w:rsid w:val="00864A48"/>
    <w:rsid w:val="00864DAE"/>
    <w:rsid w:val="008654B8"/>
    <w:rsid w:val="008676F1"/>
    <w:rsid w:val="00872A1E"/>
    <w:rsid w:val="00873A93"/>
    <w:rsid w:val="0087571D"/>
    <w:rsid w:val="00875BAE"/>
    <w:rsid w:val="0087661C"/>
    <w:rsid w:val="00881C4B"/>
    <w:rsid w:val="00884078"/>
    <w:rsid w:val="00886163"/>
    <w:rsid w:val="00886BED"/>
    <w:rsid w:val="00887ACA"/>
    <w:rsid w:val="00890E18"/>
    <w:rsid w:val="00891600"/>
    <w:rsid w:val="008922F6"/>
    <w:rsid w:val="008945A1"/>
    <w:rsid w:val="008A043E"/>
    <w:rsid w:val="008A0BC1"/>
    <w:rsid w:val="008A1CE9"/>
    <w:rsid w:val="008A3D63"/>
    <w:rsid w:val="008A4707"/>
    <w:rsid w:val="008A5E7C"/>
    <w:rsid w:val="008A6354"/>
    <w:rsid w:val="008A64D5"/>
    <w:rsid w:val="008A72B6"/>
    <w:rsid w:val="008A7EA5"/>
    <w:rsid w:val="008B0595"/>
    <w:rsid w:val="008B1B7C"/>
    <w:rsid w:val="008B22AD"/>
    <w:rsid w:val="008B2500"/>
    <w:rsid w:val="008B392F"/>
    <w:rsid w:val="008B4532"/>
    <w:rsid w:val="008B478B"/>
    <w:rsid w:val="008B48E0"/>
    <w:rsid w:val="008B5CC2"/>
    <w:rsid w:val="008B67C9"/>
    <w:rsid w:val="008B6883"/>
    <w:rsid w:val="008B7643"/>
    <w:rsid w:val="008C09A4"/>
    <w:rsid w:val="008C1BAA"/>
    <w:rsid w:val="008C2416"/>
    <w:rsid w:val="008C445F"/>
    <w:rsid w:val="008C6590"/>
    <w:rsid w:val="008D0810"/>
    <w:rsid w:val="008D082E"/>
    <w:rsid w:val="008D089C"/>
    <w:rsid w:val="008D0B45"/>
    <w:rsid w:val="008D2148"/>
    <w:rsid w:val="008D4254"/>
    <w:rsid w:val="008D54E3"/>
    <w:rsid w:val="008D674F"/>
    <w:rsid w:val="008E0126"/>
    <w:rsid w:val="008E0A4F"/>
    <w:rsid w:val="008E30B8"/>
    <w:rsid w:val="008E37FA"/>
    <w:rsid w:val="008F046C"/>
    <w:rsid w:val="008F0E84"/>
    <w:rsid w:val="008F1427"/>
    <w:rsid w:val="008F1D66"/>
    <w:rsid w:val="008F25CD"/>
    <w:rsid w:val="008F2B9D"/>
    <w:rsid w:val="008F3AA3"/>
    <w:rsid w:val="008F56D9"/>
    <w:rsid w:val="008F7393"/>
    <w:rsid w:val="00900E3E"/>
    <w:rsid w:val="00902841"/>
    <w:rsid w:val="00902EC7"/>
    <w:rsid w:val="0090366A"/>
    <w:rsid w:val="00904681"/>
    <w:rsid w:val="00905555"/>
    <w:rsid w:val="00905DAF"/>
    <w:rsid w:val="00910C6F"/>
    <w:rsid w:val="00913978"/>
    <w:rsid w:val="00914148"/>
    <w:rsid w:val="00914FDC"/>
    <w:rsid w:val="00916F00"/>
    <w:rsid w:val="009215CA"/>
    <w:rsid w:val="009227DE"/>
    <w:rsid w:val="009245EA"/>
    <w:rsid w:val="00926E18"/>
    <w:rsid w:val="009270A3"/>
    <w:rsid w:val="00931A09"/>
    <w:rsid w:val="00932362"/>
    <w:rsid w:val="00932B86"/>
    <w:rsid w:val="00933AC8"/>
    <w:rsid w:val="009348E6"/>
    <w:rsid w:val="00935A0A"/>
    <w:rsid w:val="00940D69"/>
    <w:rsid w:val="00941B40"/>
    <w:rsid w:val="0094242C"/>
    <w:rsid w:val="009428C7"/>
    <w:rsid w:val="009440BF"/>
    <w:rsid w:val="00944716"/>
    <w:rsid w:val="00944A3F"/>
    <w:rsid w:val="0094536E"/>
    <w:rsid w:val="0094569F"/>
    <w:rsid w:val="009459C2"/>
    <w:rsid w:val="00951D45"/>
    <w:rsid w:val="009559E1"/>
    <w:rsid w:val="00956C05"/>
    <w:rsid w:val="00957CF4"/>
    <w:rsid w:val="00961836"/>
    <w:rsid w:val="00962E61"/>
    <w:rsid w:val="009632E4"/>
    <w:rsid w:val="00963BE3"/>
    <w:rsid w:val="009640A9"/>
    <w:rsid w:val="0096502C"/>
    <w:rsid w:val="0096506B"/>
    <w:rsid w:val="00965C40"/>
    <w:rsid w:val="00966878"/>
    <w:rsid w:val="0097020D"/>
    <w:rsid w:val="00970A6F"/>
    <w:rsid w:val="00972865"/>
    <w:rsid w:val="00974065"/>
    <w:rsid w:val="00975E80"/>
    <w:rsid w:val="00976270"/>
    <w:rsid w:val="00976982"/>
    <w:rsid w:val="00977EBC"/>
    <w:rsid w:val="0098183A"/>
    <w:rsid w:val="009829C6"/>
    <w:rsid w:val="00983EFD"/>
    <w:rsid w:val="00983F2F"/>
    <w:rsid w:val="0098451E"/>
    <w:rsid w:val="0098476C"/>
    <w:rsid w:val="00986767"/>
    <w:rsid w:val="0098703C"/>
    <w:rsid w:val="009872B0"/>
    <w:rsid w:val="009872F6"/>
    <w:rsid w:val="0099079B"/>
    <w:rsid w:val="00990CDA"/>
    <w:rsid w:val="0099670F"/>
    <w:rsid w:val="009A0B4C"/>
    <w:rsid w:val="009A0B71"/>
    <w:rsid w:val="009A0F9C"/>
    <w:rsid w:val="009A4992"/>
    <w:rsid w:val="009A4AF7"/>
    <w:rsid w:val="009A57BB"/>
    <w:rsid w:val="009A67C2"/>
    <w:rsid w:val="009A6D05"/>
    <w:rsid w:val="009B0C62"/>
    <w:rsid w:val="009B3AD2"/>
    <w:rsid w:val="009B492E"/>
    <w:rsid w:val="009C04CF"/>
    <w:rsid w:val="009C14FD"/>
    <w:rsid w:val="009C19A7"/>
    <w:rsid w:val="009C2736"/>
    <w:rsid w:val="009C49EF"/>
    <w:rsid w:val="009C4A69"/>
    <w:rsid w:val="009C501C"/>
    <w:rsid w:val="009C659C"/>
    <w:rsid w:val="009D1115"/>
    <w:rsid w:val="009D29B2"/>
    <w:rsid w:val="009D4DFD"/>
    <w:rsid w:val="009E2C1C"/>
    <w:rsid w:val="009E306B"/>
    <w:rsid w:val="009E3EAF"/>
    <w:rsid w:val="009E4CF3"/>
    <w:rsid w:val="009E695A"/>
    <w:rsid w:val="009E72A1"/>
    <w:rsid w:val="009F0B8D"/>
    <w:rsid w:val="009F1535"/>
    <w:rsid w:val="009F161D"/>
    <w:rsid w:val="009F1D28"/>
    <w:rsid w:val="009F4B55"/>
    <w:rsid w:val="009F5169"/>
    <w:rsid w:val="009F6591"/>
    <w:rsid w:val="009F6D97"/>
    <w:rsid w:val="00A0115F"/>
    <w:rsid w:val="00A021E9"/>
    <w:rsid w:val="00A02253"/>
    <w:rsid w:val="00A02753"/>
    <w:rsid w:val="00A03FF2"/>
    <w:rsid w:val="00A04CED"/>
    <w:rsid w:val="00A055BD"/>
    <w:rsid w:val="00A05994"/>
    <w:rsid w:val="00A06657"/>
    <w:rsid w:val="00A11285"/>
    <w:rsid w:val="00A13544"/>
    <w:rsid w:val="00A13D0A"/>
    <w:rsid w:val="00A13FA0"/>
    <w:rsid w:val="00A1590C"/>
    <w:rsid w:val="00A179F4"/>
    <w:rsid w:val="00A20ED7"/>
    <w:rsid w:val="00A24222"/>
    <w:rsid w:val="00A3036D"/>
    <w:rsid w:val="00A3068B"/>
    <w:rsid w:val="00A30815"/>
    <w:rsid w:val="00A31179"/>
    <w:rsid w:val="00A328D0"/>
    <w:rsid w:val="00A33B86"/>
    <w:rsid w:val="00A34DCD"/>
    <w:rsid w:val="00A34E69"/>
    <w:rsid w:val="00A36295"/>
    <w:rsid w:val="00A426DB"/>
    <w:rsid w:val="00A44070"/>
    <w:rsid w:val="00A45002"/>
    <w:rsid w:val="00A459D1"/>
    <w:rsid w:val="00A4644D"/>
    <w:rsid w:val="00A46501"/>
    <w:rsid w:val="00A46ED9"/>
    <w:rsid w:val="00A50258"/>
    <w:rsid w:val="00A50974"/>
    <w:rsid w:val="00A5188D"/>
    <w:rsid w:val="00A52337"/>
    <w:rsid w:val="00A550A7"/>
    <w:rsid w:val="00A55A1D"/>
    <w:rsid w:val="00A5636E"/>
    <w:rsid w:val="00A60713"/>
    <w:rsid w:val="00A60959"/>
    <w:rsid w:val="00A60C48"/>
    <w:rsid w:val="00A61DA5"/>
    <w:rsid w:val="00A6278B"/>
    <w:rsid w:val="00A63052"/>
    <w:rsid w:val="00A63689"/>
    <w:rsid w:val="00A64148"/>
    <w:rsid w:val="00A65274"/>
    <w:rsid w:val="00A6790A"/>
    <w:rsid w:val="00A7126B"/>
    <w:rsid w:val="00A72A45"/>
    <w:rsid w:val="00A7578B"/>
    <w:rsid w:val="00A758C9"/>
    <w:rsid w:val="00A76795"/>
    <w:rsid w:val="00A77327"/>
    <w:rsid w:val="00A77A16"/>
    <w:rsid w:val="00A83999"/>
    <w:rsid w:val="00A859B4"/>
    <w:rsid w:val="00A85C26"/>
    <w:rsid w:val="00A926C0"/>
    <w:rsid w:val="00A9322E"/>
    <w:rsid w:val="00A94109"/>
    <w:rsid w:val="00A963F6"/>
    <w:rsid w:val="00AA0F61"/>
    <w:rsid w:val="00AA137C"/>
    <w:rsid w:val="00AA4929"/>
    <w:rsid w:val="00AA6422"/>
    <w:rsid w:val="00AA6D93"/>
    <w:rsid w:val="00AA6EB2"/>
    <w:rsid w:val="00AA6EC2"/>
    <w:rsid w:val="00AA7AC1"/>
    <w:rsid w:val="00AB18A2"/>
    <w:rsid w:val="00AB2111"/>
    <w:rsid w:val="00AB243E"/>
    <w:rsid w:val="00AB487D"/>
    <w:rsid w:val="00AB57F3"/>
    <w:rsid w:val="00AB6A4F"/>
    <w:rsid w:val="00AB78C2"/>
    <w:rsid w:val="00AB7A92"/>
    <w:rsid w:val="00AC0CCC"/>
    <w:rsid w:val="00AC171C"/>
    <w:rsid w:val="00AC2814"/>
    <w:rsid w:val="00AC2891"/>
    <w:rsid w:val="00AC2A42"/>
    <w:rsid w:val="00AC3408"/>
    <w:rsid w:val="00AC6672"/>
    <w:rsid w:val="00AC6FFB"/>
    <w:rsid w:val="00AD062B"/>
    <w:rsid w:val="00AD1C5D"/>
    <w:rsid w:val="00AD21C4"/>
    <w:rsid w:val="00AD37F2"/>
    <w:rsid w:val="00AD430D"/>
    <w:rsid w:val="00AD63B0"/>
    <w:rsid w:val="00AD7059"/>
    <w:rsid w:val="00AD74E3"/>
    <w:rsid w:val="00AD777C"/>
    <w:rsid w:val="00AE035B"/>
    <w:rsid w:val="00AE11CF"/>
    <w:rsid w:val="00AE1234"/>
    <w:rsid w:val="00AE26B3"/>
    <w:rsid w:val="00AE34D8"/>
    <w:rsid w:val="00AE3E51"/>
    <w:rsid w:val="00AE5659"/>
    <w:rsid w:val="00AE5CD2"/>
    <w:rsid w:val="00AE5E2B"/>
    <w:rsid w:val="00AE67D2"/>
    <w:rsid w:val="00AF04E8"/>
    <w:rsid w:val="00AF12CE"/>
    <w:rsid w:val="00AF2F20"/>
    <w:rsid w:val="00AF3169"/>
    <w:rsid w:val="00AF569C"/>
    <w:rsid w:val="00AF62F4"/>
    <w:rsid w:val="00AF6BA5"/>
    <w:rsid w:val="00AF6C06"/>
    <w:rsid w:val="00AF6D9C"/>
    <w:rsid w:val="00AF7081"/>
    <w:rsid w:val="00B03860"/>
    <w:rsid w:val="00B0449D"/>
    <w:rsid w:val="00B05053"/>
    <w:rsid w:val="00B054BC"/>
    <w:rsid w:val="00B05F4F"/>
    <w:rsid w:val="00B07B65"/>
    <w:rsid w:val="00B11337"/>
    <w:rsid w:val="00B16D23"/>
    <w:rsid w:val="00B16DEE"/>
    <w:rsid w:val="00B17E72"/>
    <w:rsid w:val="00B202F7"/>
    <w:rsid w:val="00B24603"/>
    <w:rsid w:val="00B2478F"/>
    <w:rsid w:val="00B25A01"/>
    <w:rsid w:val="00B25AEA"/>
    <w:rsid w:val="00B26716"/>
    <w:rsid w:val="00B3283B"/>
    <w:rsid w:val="00B3501B"/>
    <w:rsid w:val="00B3554C"/>
    <w:rsid w:val="00B35E9C"/>
    <w:rsid w:val="00B4187A"/>
    <w:rsid w:val="00B42D15"/>
    <w:rsid w:val="00B457E2"/>
    <w:rsid w:val="00B47CAE"/>
    <w:rsid w:val="00B50CA9"/>
    <w:rsid w:val="00B536A8"/>
    <w:rsid w:val="00B56938"/>
    <w:rsid w:val="00B577BF"/>
    <w:rsid w:val="00B60FDF"/>
    <w:rsid w:val="00B6179B"/>
    <w:rsid w:val="00B63341"/>
    <w:rsid w:val="00B636F8"/>
    <w:rsid w:val="00B6525B"/>
    <w:rsid w:val="00B65C2C"/>
    <w:rsid w:val="00B67216"/>
    <w:rsid w:val="00B67707"/>
    <w:rsid w:val="00B67CB5"/>
    <w:rsid w:val="00B71AA8"/>
    <w:rsid w:val="00B727F1"/>
    <w:rsid w:val="00B73538"/>
    <w:rsid w:val="00B738DF"/>
    <w:rsid w:val="00B76773"/>
    <w:rsid w:val="00B7740E"/>
    <w:rsid w:val="00B80CD1"/>
    <w:rsid w:val="00B81B8E"/>
    <w:rsid w:val="00B81CFD"/>
    <w:rsid w:val="00B83860"/>
    <w:rsid w:val="00B85730"/>
    <w:rsid w:val="00B86CF1"/>
    <w:rsid w:val="00B86D85"/>
    <w:rsid w:val="00B9102C"/>
    <w:rsid w:val="00B93232"/>
    <w:rsid w:val="00B93714"/>
    <w:rsid w:val="00B945A7"/>
    <w:rsid w:val="00B94F77"/>
    <w:rsid w:val="00B978FC"/>
    <w:rsid w:val="00BA07A3"/>
    <w:rsid w:val="00BA1473"/>
    <w:rsid w:val="00BA3F41"/>
    <w:rsid w:val="00BA434C"/>
    <w:rsid w:val="00BA6611"/>
    <w:rsid w:val="00BA7213"/>
    <w:rsid w:val="00BA7A73"/>
    <w:rsid w:val="00BA7E44"/>
    <w:rsid w:val="00BB0284"/>
    <w:rsid w:val="00BB1377"/>
    <w:rsid w:val="00BB2A2A"/>
    <w:rsid w:val="00BB429A"/>
    <w:rsid w:val="00BB5BEF"/>
    <w:rsid w:val="00BC2F1F"/>
    <w:rsid w:val="00BC4473"/>
    <w:rsid w:val="00BC52F0"/>
    <w:rsid w:val="00BC5A65"/>
    <w:rsid w:val="00BC6175"/>
    <w:rsid w:val="00BD1DCF"/>
    <w:rsid w:val="00BD2B53"/>
    <w:rsid w:val="00BD315F"/>
    <w:rsid w:val="00BD343D"/>
    <w:rsid w:val="00BD35A3"/>
    <w:rsid w:val="00BD5548"/>
    <w:rsid w:val="00BD78AF"/>
    <w:rsid w:val="00BE20BD"/>
    <w:rsid w:val="00BE4544"/>
    <w:rsid w:val="00BE4E94"/>
    <w:rsid w:val="00BE5A2B"/>
    <w:rsid w:val="00BE7CE9"/>
    <w:rsid w:val="00BF093F"/>
    <w:rsid w:val="00BF1814"/>
    <w:rsid w:val="00BF1C2F"/>
    <w:rsid w:val="00BF391A"/>
    <w:rsid w:val="00BF6B14"/>
    <w:rsid w:val="00BF79A3"/>
    <w:rsid w:val="00C01632"/>
    <w:rsid w:val="00C0248D"/>
    <w:rsid w:val="00C02949"/>
    <w:rsid w:val="00C02A24"/>
    <w:rsid w:val="00C04018"/>
    <w:rsid w:val="00C044A6"/>
    <w:rsid w:val="00C04947"/>
    <w:rsid w:val="00C065D9"/>
    <w:rsid w:val="00C067A3"/>
    <w:rsid w:val="00C07340"/>
    <w:rsid w:val="00C0763A"/>
    <w:rsid w:val="00C07C6C"/>
    <w:rsid w:val="00C105E0"/>
    <w:rsid w:val="00C1073E"/>
    <w:rsid w:val="00C109FB"/>
    <w:rsid w:val="00C10DA9"/>
    <w:rsid w:val="00C1279F"/>
    <w:rsid w:val="00C1404B"/>
    <w:rsid w:val="00C1478F"/>
    <w:rsid w:val="00C14987"/>
    <w:rsid w:val="00C15565"/>
    <w:rsid w:val="00C16835"/>
    <w:rsid w:val="00C22EB8"/>
    <w:rsid w:val="00C23583"/>
    <w:rsid w:val="00C2477E"/>
    <w:rsid w:val="00C26473"/>
    <w:rsid w:val="00C2732B"/>
    <w:rsid w:val="00C27796"/>
    <w:rsid w:val="00C27A24"/>
    <w:rsid w:val="00C33BF2"/>
    <w:rsid w:val="00C34442"/>
    <w:rsid w:val="00C3548F"/>
    <w:rsid w:val="00C36747"/>
    <w:rsid w:val="00C37B8E"/>
    <w:rsid w:val="00C5131B"/>
    <w:rsid w:val="00C515E1"/>
    <w:rsid w:val="00C548C3"/>
    <w:rsid w:val="00C55399"/>
    <w:rsid w:val="00C616CF"/>
    <w:rsid w:val="00C628F4"/>
    <w:rsid w:val="00C62CBD"/>
    <w:rsid w:val="00C657D2"/>
    <w:rsid w:val="00C660CE"/>
    <w:rsid w:val="00C67028"/>
    <w:rsid w:val="00C70D23"/>
    <w:rsid w:val="00C71D7A"/>
    <w:rsid w:val="00C727E3"/>
    <w:rsid w:val="00C73238"/>
    <w:rsid w:val="00C7345B"/>
    <w:rsid w:val="00C750E5"/>
    <w:rsid w:val="00C750F5"/>
    <w:rsid w:val="00C75B31"/>
    <w:rsid w:val="00C8086B"/>
    <w:rsid w:val="00C8135A"/>
    <w:rsid w:val="00C81A98"/>
    <w:rsid w:val="00C82234"/>
    <w:rsid w:val="00C82348"/>
    <w:rsid w:val="00C82354"/>
    <w:rsid w:val="00C83757"/>
    <w:rsid w:val="00C868AF"/>
    <w:rsid w:val="00C92394"/>
    <w:rsid w:val="00C92EEE"/>
    <w:rsid w:val="00C93789"/>
    <w:rsid w:val="00C94783"/>
    <w:rsid w:val="00C9550A"/>
    <w:rsid w:val="00C96843"/>
    <w:rsid w:val="00CA002D"/>
    <w:rsid w:val="00CA203A"/>
    <w:rsid w:val="00CA23A1"/>
    <w:rsid w:val="00CA78F0"/>
    <w:rsid w:val="00CB2A64"/>
    <w:rsid w:val="00CB2E07"/>
    <w:rsid w:val="00CB31BE"/>
    <w:rsid w:val="00CB332B"/>
    <w:rsid w:val="00CB3630"/>
    <w:rsid w:val="00CB4F0A"/>
    <w:rsid w:val="00CB6097"/>
    <w:rsid w:val="00CB6EFF"/>
    <w:rsid w:val="00CC0012"/>
    <w:rsid w:val="00CC4B74"/>
    <w:rsid w:val="00CC60C5"/>
    <w:rsid w:val="00CC65C4"/>
    <w:rsid w:val="00CC699C"/>
    <w:rsid w:val="00CC70B0"/>
    <w:rsid w:val="00CC7820"/>
    <w:rsid w:val="00CD0284"/>
    <w:rsid w:val="00CD08A4"/>
    <w:rsid w:val="00CD0CEC"/>
    <w:rsid w:val="00CD0D0E"/>
    <w:rsid w:val="00CD15C6"/>
    <w:rsid w:val="00CD1980"/>
    <w:rsid w:val="00CD3279"/>
    <w:rsid w:val="00CD5B7E"/>
    <w:rsid w:val="00CD7F4F"/>
    <w:rsid w:val="00CE1F0A"/>
    <w:rsid w:val="00CE2343"/>
    <w:rsid w:val="00CE2916"/>
    <w:rsid w:val="00CE2944"/>
    <w:rsid w:val="00CE44CB"/>
    <w:rsid w:val="00CE47AF"/>
    <w:rsid w:val="00CE6346"/>
    <w:rsid w:val="00CE6FF2"/>
    <w:rsid w:val="00CF14D8"/>
    <w:rsid w:val="00CF2232"/>
    <w:rsid w:val="00CF3E94"/>
    <w:rsid w:val="00CF45EF"/>
    <w:rsid w:val="00CF6A11"/>
    <w:rsid w:val="00CF7BDA"/>
    <w:rsid w:val="00D0090D"/>
    <w:rsid w:val="00D0256D"/>
    <w:rsid w:val="00D03AF2"/>
    <w:rsid w:val="00D0469D"/>
    <w:rsid w:val="00D054FC"/>
    <w:rsid w:val="00D07FA0"/>
    <w:rsid w:val="00D10728"/>
    <w:rsid w:val="00D130FD"/>
    <w:rsid w:val="00D231C0"/>
    <w:rsid w:val="00D23255"/>
    <w:rsid w:val="00D2406D"/>
    <w:rsid w:val="00D26435"/>
    <w:rsid w:val="00D3159D"/>
    <w:rsid w:val="00D31798"/>
    <w:rsid w:val="00D31AB3"/>
    <w:rsid w:val="00D31C8B"/>
    <w:rsid w:val="00D31DF6"/>
    <w:rsid w:val="00D32C1E"/>
    <w:rsid w:val="00D32D78"/>
    <w:rsid w:val="00D370A5"/>
    <w:rsid w:val="00D404CE"/>
    <w:rsid w:val="00D4072F"/>
    <w:rsid w:val="00D409A1"/>
    <w:rsid w:val="00D41C06"/>
    <w:rsid w:val="00D42F2A"/>
    <w:rsid w:val="00D442D9"/>
    <w:rsid w:val="00D45E55"/>
    <w:rsid w:val="00D503CC"/>
    <w:rsid w:val="00D51FEF"/>
    <w:rsid w:val="00D54892"/>
    <w:rsid w:val="00D54DC7"/>
    <w:rsid w:val="00D55022"/>
    <w:rsid w:val="00D559F9"/>
    <w:rsid w:val="00D5618E"/>
    <w:rsid w:val="00D5705F"/>
    <w:rsid w:val="00D61853"/>
    <w:rsid w:val="00D62095"/>
    <w:rsid w:val="00D62649"/>
    <w:rsid w:val="00D63DF8"/>
    <w:rsid w:val="00D64610"/>
    <w:rsid w:val="00D655F1"/>
    <w:rsid w:val="00D65BFC"/>
    <w:rsid w:val="00D67C87"/>
    <w:rsid w:val="00D72CEA"/>
    <w:rsid w:val="00D72FB4"/>
    <w:rsid w:val="00D747B1"/>
    <w:rsid w:val="00D7481F"/>
    <w:rsid w:val="00D74CB6"/>
    <w:rsid w:val="00D758CE"/>
    <w:rsid w:val="00D76EA5"/>
    <w:rsid w:val="00D8021B"/>
    <w:rsid w:val="00D806B4"/>
    <w:rsid w:val="00D80C12"/>
    <w:rsid w:val="00D84D96"/>
    <w:rsid w:val="00D85FDA"/>
    <w:rsid w:val="00D877C5"/>
    <w:rsid w:val="00D879F4"/>
    <w:rsid w:val="00D90ECD"/>
    <w:rsid w:val="00D91390"/>
    <w:rsid w:val="00D92253"/>
    <w:rsid w:val="00D92254"/>
    <w:rsid w:val="00D924CF"/>
    <w:rsid w:val="00DA26A9"/>
    <w:rsid w:val="00DA3CF1"/>
    <w:rsid w:val="00DA48ED"/>
    <w:rsid w:val="00DA66B6"/>
    <w:rsid w:val="00DA69F8"/>
    <w:rsid w:val="00DA7FDB"/>
    <w:rsid w:val="00DB21F0"/>
    <w:rsid w:val="00DB7ED4"/>
    <w:rsid w:val="00DC0236"/>
    <w:rsid w:val="00DC22A3"/>
    <w:rsid w:val="00DC39F1"/>
    <w:rsid w:val="00DC3E6B"/>
    <w:rsid w:val="00DC57F5"/>
    <w:rsid w:val="00DC5867"/>
    <w:rsid w:val="00DC6BBD"/>
    <w:rsid w:val="00DC6FCC"/>
    <w:rsid w:val="00DC78EA"/>
    <w:rsid w:val="00DD0097"/>
    <w:rsid w:val="00DD2411"/>
    <w:rsid w:val="00DD4764"/>
    <w:rsid w:val="00DD4DC8"/>
    <w:rsid w:val="00DD775B"/>
    <w:rsid w:val="00DE0409"/>
    <w:rsid w:val="00DE1E07"/>
    <w:rsid w:val="00DE251E"/>
    <w:rsid w:val="00DE3EF3"/>
    <w:rsid w:val="00DE4228"/>
    <w:rsid w:val="00DE49AF"/>
    <w:rsid w:val="00DE55D5"/>
    <w:rsid w:val="00DE5C09"/>
    <w:rsid w:val="00DE64B5"/>
    <w:rsid w:val="00DF2AEC"/>
    <w:rsid w:val="00DF3293"/>
    <w:rsid w:val="00DF4812"/>
    <w:rsid w:val="00DF4B3A"/>
    <w:rsid w:val="00DF64AD"/>
    <w:rsid w:val="00DF64E8"/>
    <w:rsid w:val="00E0207F"/>
    <w:rsid w:val="00E03931"/>
    <w:rsid w:val="00E03EF2"/>
    <w:rsid w:val="00E042BC"/>
    <w:rsid w:val="00E04577"/>
    <w:rsid w:val="00E0724F"/>
    <w:rsid w:val="00E11F65"/>
    <w:rsid w:val="00E11F88"/>
    <w:rsid w:val="00E1201F"/>
    <w:rsid w:val="00E123A8"/>
    <w:rsid w:val="00E13015"/>
    <w:rsid w:val="00E13B32"/>
    <w:rsid w:val="00E14C43"/>
    <w:rsid w:val="00E16392"/>
    <w:rsid w:val="00E169F1"/>
    <w:rsid w:val="00E202AD"/>
    <w:rsid w:val="00E261A3"/>
    <w:rsid w:val="00E27849"/>
    <w:rsid w:val="00E279C7"/>
    <w:rsid w:val="00E301C3"/>
    <w:rsid w:val="00E31554"/>
    <w:rsid w:val="00E3381C"/>
    <w:rsid w:val="00E34DF9"/>
    <w:rsid w:val="00E34EA1"/>
    <w:rsid w:val="00E3596F"/>
    <w:rsid w:val="00E361C0"/>
    <w:rsid w:val="00E46A9F"/>
    <w:rsid w:val="00E47C0D"/>
    <w:rsid w:val="00E526EB"/>
    <w:rsid w:val="00E53226"/>
    <w:rsid w:val="00E54FD5"/>
    <w:rsid w:val="00E60932"/>
    <w:rsid w:val="00E61EB0"/>
    <w:rsid w:val="00E62E89"/>
    <w:rsid w:val="00E64C21"/>
    <w:rsid w:val="00E64CED"/>
    <w:rsid w:val="00E6603D"/>
    <w:rsid w:val="00E669DA"/>
    <w:rsid w:val="00E677CF"/>
    <w:rsid w:val="00E6782B"/>
    <w:rsid w:val="00E7265A"/>
    <w:rsid w:val="00E727BC"/>
    <w:rsid w:val="00E761F3"/>
    <w:rsid w:val="00E76B63"/>
    <w:rsid w:val="00E77874"/>
    <w:rsid w:val="00E81BC8"/>
    <w:rsid w:val="00E82BE7"/>
    <w:rsid w:val="00E848CF"/>
    <w:rsid w:val="00E84BA8"/>
    <w:rsid w:val="00E84F9E"/>
    <w:rsid w:val="00E85C18"/>
    <w:rsid w:val="00E91069"/>
    <w:rsid w:val="00E911F2"/>
    <w:rsid w:val="00E91885"/>
    <w:rsid w:val="00E919F0"/>
    <w:rsid w:val="00E92BAD"/>
    <w:rsid w:val="00E92D69"/>
    <w:rsid w:val="00E93C4A"/>
    <w:rsid w:val="00E94323"/>
    <w:rsid w:val="00E95B91"/>
    <w:rsid w:val="00E97103"/>
    <w:rsid w:val="00E97734"/>
    <w:rsid w:val="00E9789E"/>
    <w:rsid w:val="00EA15B2"/>
    <w:rsid w:val="00EA4535"/>
    <w:rsid w:val="00EA559E"/>
    <w:rsid w:val="00EA6265"/>
    <w:rsid w:val="00EA63F4"/>
    <w:rsid w:val="00EA7792"/>
    <w:rsid w:val="00EB04B3"/>
    <w:rsid w:val="00EB286E"/>
    <w:rsid w:val="00EB339E"/>
    <w:rsid w:val="00EB3C60"/>
    <w:rsid w:val="00EB3F1C"/>
    <w:rsid w:val="00EB4333"/>
    <w:rsid w:val="00EB438F"/>
    <w:rsid w:val="00EB7082"/>
    <w:rsid w:val="00EB7B51"/>
    <w:rsid w:val="00EB7DC8"/>
    <w:rsid w:val="00EC06BD"/>
    <w:rsid w:val="00EC19E5"/>
    <w:rsid w:val="00EC37DD"/>
    <w:rsid w:val="00EC5CA8"/>
    <w:rsid w:val="00EC6333"/>
    <w:rsid w:val="00EC7048"/>
    <w:rsid w:val="00ED274D"/>
    <w:rsid w:val="00ED2922"/>
    <w:rsid w:val="00ED2C7B"/>
    <w:rsid w:val="00ED361F"/>
    <w:rsid w:val="00EE014B"/>
    <w:rsid w:val="00EE1E74"/>
    <w:rsid w:val="00EE4AEB"/>
    <w:rsid w:val="00EE4BA5"/>
    <w:rsid w:val="00EE7874"/>
    <w:rsid w:val="00EF0A4F"/>
    <w:rsid w:val="00EF7BA5"/>
    <w:rsid w:val="00EF7D01"/>
    <w:rsid w:val="00F01FCE"/>
    <w:rsid w:val="00F022A9"/>
    <w:rsid w:val="00F05929"/>
    <w:rsid w:val="00F06E9B"/>
    <w:rsid w:val="00F06EFC"/>
    <w:rsid w:val="00F10548"/>
    <w:rsid w:val="00F11A69"/>
    <w:rsid w:val="00F13AE8"/>
    <w:rsid w:val="00F14AAB"/>
    <w:rsid w:val="00F151D2"/>
    <w:rsid w:val="00F15A14"/>
    <w:rsid w:val="00F16C50"/>
    <w:rsid w:val="00F17FD4"/>
    <w:rsid w:val="00F240D1"/>
    <w:rsid w:val="00F24BDA"/>
    <w:rsid w:val="00F26532"/>
    <w:rsid w:val="00F26B61"/>
    <w:rsid w:val="00F3136C"/>
    <w:rsid w:val="00F354E4"/>
    <w:rsid w:val="00F36101"/>
    <w:rsid w:val="00F41353"/>
    <w:rsid w:val="00F41487"/>
    <w:rsid w:val="00F431B4"/>
    <w:rsid w:val="00F44003"/>
    <w:rsid w:val="00F44532"/>
    <w:rsid w:val="00F45156"/>
    <w:rsid w:val="00F4575A"/>
    <w:rsid w:val="00F477AC"/>
    <w:rsid w:val="00F5497E"/>
    <w:rsid w:val="00F54B5D"/>
    <w:rsid w:val="00F55308"/>
    <w:rsid w:val="00F574FD"/>
    <w:rsid w:val="00F60160"/>
    <w:rsid w:val="00F60943"/>
    <w:rsid w:val="00F60BDA"/>
    <w:rsid w:val="00F61117"/>
    <w:rsid w:val="00F61311"/>
    <w:rsid w:val="00F63B37"/>
    <w:rsid w:val="00F65C36"/>
    <w:rsid w:val="00F65D2B"/>
    <w:rsid w:val="00F67C08"/>
    <w:rsid w:val="00F67D4A"/>
    <w:rsid w:val="00F72B10"/>
    <w:rsid w:val="00F73AC5"/>
    <w:rsid w:val="00F73CB9"/>
    <w:rsid w:val="00F76245"/>
    <w:rsid w:val="00F77F37"/>
    <w:rsid w:val="00F805D6"/>
    <w:rsid w:val="00F81B10"/>
    <w:rsid w:val="00F81CBF"/>
    <w:rsid w:val="00F822F5"/>
    <w:rsid w:val="00F833D0"/>
    <w:rsid w:val="00F84099"/>
    <w:rsid w:val="00F858BD"/>
    <w:rsid w:val="00F86E47"/>
    <w:rsid w:val="00F922A3"/>
    <w:rsid w:val="00F923D2"/>
    <w:rsid w:val="00F9333A"/>
    <w:rsid w:val="00F939A3"/>
    <w:rsid w:val="00F93A26"/>
    <w:rsid w:val="00F96B7A"/>
    <w:rsid w:val="00FA0A35"/>
    <w:rsid w:val="00FA15CF"/>
    <w:rsid w:val="00FA5DBE"/>
    <w:rsid w:val="00FA68CC"/>
    <w:rsid w:val="00FB066E"/>
    <w:rsid w:val="00FB273B"/>
    <w:rsid w:val="00FB2BD1"/>
    <w:rsid w:val="00FB34E1"/>
    <w:rsid w:val="00FB52F0"/>
    <w:rsid w:val="00FB57CD"/>
    <w:rsid w:val="00FB6D46"/>
    <w:rsid w:val="00FB7CAF"/>
    <w:rsid w:val="00FC5923"/>
    <w:rsid w:val="00FC6A19"/>
    <w:rsid w:val="00FC6B9D"/>
    <w:rsid w:val="00FC7BF5"/>
    <w:rsid w:val="00FD0217"/>
    <w:rsid w:val="00FD0553"/>
    <w:rsid w:val="00FD0FBD"/>
    <w:rsid w:val="00FD26A5"/>
    <w:rsid w:val="00FD31E0"/>
    <w:rsid w:val="00FD4696"/>
    <w:rsid w:val="00FD534B"/>
    <w:rsid w:val="00FD6E3A"/>
    <w:rsid w:val="00FD75B5"/>
    <w:rsid w:val="00FD7AE3"/>
    <w:rsid w:val="00FE0D71"/>
    <w:rsid w:val="00FE281C"/>
    <w:rsid w:val="00FE2DC2"/>
    <w:rsid w:val="00FE44E0"/>
    <w:rsid w:val="00FE454A"/>
    <w:rsid w:val="00FE4DB7"/>
    <w:rsid w:val="00FE50C3"/>
    <w:rsid w:val="00FF0407"/>
    <w:rsid w:val="00FF2324"/>
    <w:rsid w:val="00FF2778"/>
    <w:rsid w:val="00FF47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C93B464-2A5F-48FC-B4B8-98152BF5E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6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rsid w:val="0042361A"/>
    <w:pPr>
      <w:keepNext/>
      <w:keepLines/>
      <w:spacing w:before="120" w:after="120" w:line="360" w:lineRule="auto"/>
      <w:jc w:val="center"/>
      <w:outlineLvl w:val="0"/>
    </w:pPr>
    <w:rPr>
      <w:rFonts w:ascii="Times New Roman" w:eastAsiaTheme="majorEastAsia" w:hAnsi="Times New Roman" w:cstheme="majorBidi"/>
      <w:b/>
      <w:sz w:val="27"/>
      <w:szCs w:val="32"/>
    </w:rPr>
  </w:style>
  <w:style w:type="paragraph" w:styleId="Heading2">
    <w:name w:val="heading 2"/>
    <w:basedOn w:val="Normal"/>
    <w:next w:val="Normal"/>
    <w:link w:val="Heading2Char"/>
    <w:uiPriority w:val="9"/>
    <w:unhideWhenUsed/>
    <w:qFormat/>
    <w:rsid w:val="00154C7B"/>
    <w:pPr>
      <w:keepNext/>
      <w:keepLines/>
      <w:spacing w:before="60" w:line="312" w:lineRule="auto"/>
      <w:outlineLvl w:val="1"/>
    </w:pPr>
    <w:rPr>
      <w:rFonts w:ascii="Times New Roman" w:eastAsiaTheme="majorEastAsia" w:hAnsi="Times New Roman" w:cstheme="majorBidi"/>
      <w:b/>
      <w:sz w:val="26"/>
      <w:szCs w:val="26"/>
    </w:rPr>
  </w:style>
  <w:style w:type="paragraph" w:styleId="Heading3">
    <w:name w:val="heading 3"/>
    <w:aliases w:val="Tieude3"/>
    <w:next w:val="NoSpacing"/>
    <w:link w:val="Heading3Char"/>
    <w:uiPriority w:val="9"/>
    <w:unhideWhenUsed/>
    <w:rsid w:val="001C6DC0"/>
    <w:pPr>
      <w:keepNext/>
      <w:keepLines/>
      <w:spacing w:before="40" w:after="0"/>
      <w:outlineLvl w:val="2"/>
    </w:pPr>
    <w:rPr>
      <w:rFonts w:ascii="Times New Roman" w:eastAsiaTheme="majorEastAsia" w:hAnsi="Times New Roman" w:cstheme="majorBidi"/>
      <w:i/>
      <w:sz w:val="27"/>
      <w:szCs w:val="24"/>
    </w:rPr>
  </w:style>
  <w:style w:type="paragraph" w:styleId="Heading4">
    <w:name w:val="heading 4"/>
    <w:basedOn w:val="Normal"/>
    <w:next w:val="Normal"/>
    <w:link w:val="Heading4Char"/>
    <w:uiPriority w:val="9"/>
    <w:unhideWhenUsed/>
    <w:qFormat/>
    <w:rsid w:val="008615B5"/>
    <w:pPr>
      <w:keepNext/>
      <w:keepLines/>
      <w:spacing w:before="60" w:line="312" w:lineRule="auto"/>
      <w:outlineLvl w:val="3"/>
    </w:pPr>
    <w:rPr>
      <w:rFonts w:ascii="Times New Roman" w:eastAsiaTheme="majorEastAsia" w:hAnsi="Times New Roman" w:cstheme="majorBidi"/>
      <w:i/>
      <w:iCs/>
      <w:sz w:val="26"/>
    </w:rPr>
  </w:style>
  <w:style w:type="paragraph" w:styleId="Heading5">
    <w:name w:val="heading 5"/>
    <w:basedOn w:val="Normal"/>
    <w:next w:val="Normal"/>
    <w:link w:val="Heading5Char"/>
    <w:uiPriority w:val="9"/>
    <w:unhideWhenUsed/>
    <w:qFormat/>
    <w:rsid w:val="00944A3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44A3F"/>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944A3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944A3F"/>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0ECD"/>
    <w:pPr>
      <w:ind w:left="720"/>
      <w:contextualSpacing/>
    </w:pPr>
  </w:style>
  <w:style w:type="paragraph" w:styleId="HTMLPreformatted">
    <w:name w:val="HTML Preformatted"/>
    <w:basedOn w:val="Normal"/>
    <w:link w:val="HTMLPreformattedChar"/>
    <w:uiPriority w:val="99"/>
    <w:semiHidden/>
    <w:unhideWhenUsed/>
    <w:rsid w:val="005B2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2451"/>
    <w:rPr>
      <w:rFonts w:ascii="Courier New" w:eastAsia="Times New Roman" w:hAnsi="Courier New" w:cs="Courier New"/>
      <w:sz w:val="20"/>
      <w:szCs w:val="20"/>
    </w:rPr>
  </w:style>
  <w:style w:type="paragraph" w:styleId="Header">
    <w:name w:val="header"/>
    <w:basedOn w:val="Normal"/>
    <w:link w:val="HeaderChar"/>
    <w:uiPriority w:val="99"/>
    <w:unhideWhenUsed/>
    <w:rsid w:val="00222E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2E13"/>
  </w:style>
  <w:style w:type="paragraph" w:styleId="Footer">
    <w:name w:val="footer"/>
    <w:basedOn w:val="Normal"/>
    <w:link w:val="FooterChar"/>
    <w:uiPriority w:val="99"/>
    <w:unhideWhenUsed/>
    <w:rsid w:val="00222E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2E13"/>
  </w:style>
  <w:style w:type="table" w:styleId="TableGrid">
    <w:name w:val="Table Grid"/>
    <w:basedOn w:val="TableNormal"/>
    <w:uiPriority w:val="39"/>
    <w:rsid w:val="00022C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028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841"/>
    <w:rPr>
      <w:rFonts w:ascii="Tahoma" w:hAnsi="Tahoma" w:cs="Tahoma"/>
      <w:sz w:val="16"/>
      <w:szCs w:val="16"/>
    </w:rPr>
  </w:style>
  <w:style w:type="character" w:customStyle="1" w:styleId="Heading1Char">
    <w:name w:val="Heading 1 Char"/>
    <w:basedOn w:val="DefaultParagraphFont"/>
    <w:link w:val="Heading1"/>
    <w:uiPriority w:val="9"/>
    <w:rsid w:val="0042361A"/>
    <w:rPr>
      <w:rFonts w:ascii="Times New Roman" w:eastAsiaTheme="majorEastAsia" w:hAnsi="Times New Roman" w:cstheme="majorBidi"/>
      <w:b/>
      <w:sz w:val="27"/>
      <w:szCs w:val="32"/>
    </w:rPr>
  </w:style>
  <w:style w:type="paragraph" w:styleId="TOCHeading">
    <w:name w:val="TOC Heading"/>
    <w:basedOn w:val="Heading1"/>
    <w:next w:val="Normal"/>
    <w:uiPriority w:val="39"/>
    <w:unhideWhenUsed/>
    <w:qFormat/>
    <w:rsid w:val="00E62E89"/>
    <w:pPr>
      <w:spacing w:line="259" w:lineRule="auto"/>
      <w:outlineLvl w:val="9"/>
    </w:pPr>
  </w:style>
  <w:style w:type="character" w:customStyle="1" w:styleId="Heading2Char">
    <w:name w:val="Heading 2 Char"/>
    <w:basedOn w:val="DefaultParagraphFont"/>
    <w:link w:val="Heading2"/>
    <w:uiPriority w:val="9"/>
    <w:rsid w:val="00154C7B"/>
    <w:rPr>
      <w:rFonts w:ascii="Times New Roman" w:eastAsiaTheme="majorEastAsia" w:hAnsi="Times New Roman" w:cstheme="majorBidi"/>
      <w:b/>
      <w:sz w:val="26"/>
      <w:szCs w:val="26"/>
    </w:rPr>
  </w:style>
  <w:style w:type="paragraph" w:styleId="TOC1">
    <w:name w:val="toc 1"/>
    <w:basedOn w:val="Normal"/>
    <w:next w:val="Normal"/>
    <w:autoRedefine/>
    <w:uiPriority w:val="39"/>
    <w:unhideWhenUsed/>
    <w:rsid w:val="003E0C8B"/>
    <w:pPr>
      <w:tabs>
        <w:tab w:val="right" w:leader="dot" w:pos="9062"/>
      </w:tabs>
      <w:spacing w:after="0" w:line="288" w:lineRule="auto"/>
    </w:pPr>
    <w:rPr>
      <w:rFonts w:ascii="Times New Roman" w:hAnsi="Times New Roman" w:cs="Times New Roman"/>
      <w:noProof/>
      <w:sz w:val="24"/>
      <w:szCs w:val="24"/>
    </w:rPr>
  </w:style>
  <w:style w:type="paragraph" w:styleId="TOC2">
    <w:name w:val="toc 2"/>
    <w:basedOn w:val="Normal"/>
    <w:next w:val="Normal"/>
    <w:autoRedefine/>
    <w:uiPriority w:val="39"/>
    <w:unhideWhenUsed/>
    <w:rsid w:val="00EE7874"/>
    <w:pPr>
      <w:spacing w:after="100"/>
      <w:ind w:left="220"/>
    </w:pPr>
  </w:style>
  <w:style w:type="character" w:styleId="Hyperlink">
    <w:name w:val="Hyperlink"/>
    <w:basedOn w:val="DefaultParagraphFont"/>
    <w:uiPriority w:val="99"/>
    <w:unhideWhenUsed/>
    <w:rsid w:val="00EE7874"/>
    <w:rPr>
      <w:color w:val="0563C1" w:themeColor="hyperlink"/>
      <w:u w:val="single"/>
    </w:rPr>
  </w:style>
  <w:style w:type="character" w:customStyle="1" w:styleId="a">
    <w:name w:val="a"/>
    <w:basedOn w:val="DefaultParagraphFont"/>
    <w:rsid w:val="0079490B"/>
  </w:style>
  <w:style w:type="paragraph" w:styleId="Caption">
    <w:name w:val="caption"/>
    <w:basedOn w:val="Normal"/>
    <w:next w:val="Normal"/>
    <w:uiPriority w:val="35"/>
    <w:unhideWhenUsed/>
    <w:qFormat/>
    <w:rsid w:val="00283AE6"/>
    <w:pPr>
      <w:spacing w:after="200" w:line="240" w:lineRule="auto"/>
    </w:pPr>
    <w:rPr>
      <w:i/>
      <w:iCs/>
      <w:color w:val="44546A" w:themeColor="text2"/>
      <w:sz w:val="18"/>
      <w:szCs w:val="18"/>
    </w:rPr>
  </w:style>
  <w:style w:type="character" w:styleId="Strong">
    <w:name w:val="Strong"/>
    <w:basedOn w:val="DefaultParagraphFont"/>
    <w:uiPriority w:val="22"/>
    <w:qFormat/>
    <w:rsid w:val="003C5F0E"/>
    <w:rPr>
      <w:b/>
      <w:bCs/>
    </w:rPr>
  </w:style>
  <w:style w:type="character" w:styleId="HTMLCode">
    <w:name w:val="HTML Code"/>
    <w:basedOn w:val="DefaultParagraphFont"/>
    <w:uiPriority w:val="99"/>
    <w:semiHidden/>
    <w:unhideWhenUsed/>
    <w:rsid w:val="00514B76"/>
    <w:rPr>
      <w:rFonts w:ascii="Courier New" w:eastAsia="Times New Roman" w:hAnsi="Courier New" w:cs="Courier New"/>
      <w:sz w:val="20"/>
      <w:szCs w:val="20"/>
    </w:rPr>
  </w:style>
  <w:style w:type="paragraph" w:styleId="NormalWeb">
    <w:name w:val="Normal (Web)"/>
    <w:basedOn w:val="Normal"/>
    <w:uiPriority w:val="99"/>
    <w:unhideWhenUsed/>
    <w:rsid w:val="004042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aliases w:val="Tieude3 Char"/>
    <w:basedOn w:val="DefaultParagraphFont"/>
    <w:link w:val="Heading3"/>
    <w:uiPriority w:val="9"/>
    <w:rsid w:val="001C6DC0"/>
    <w:rPr>
      <w:rFonts w:ascii="Times New Roman" w:eastAsiaTheme="majorEastAsia" w:hAnsi="Times New Roman" w:cstheme="majorBidi"/>
      <w:i/>
      <w:sz w:val="27"/>
      <w:szCs w:val="24"/>
    </w:rPr>
  </w:style>
  <w:style w:type="character" w:styleId="Emphasis">
    <w:name w:val="Emphasis"/>
    <w:basedOn w:val="DefaultParagraphFont"/>
    <w:uiPriority w:val="20"/>
    <w:qFormat/>
    <w:rsid w:val="006459C7"/>
    <w:rPr>
      <w:i/>
      <w:iCs/>
    </w:rPr>
  </w:style>
  <w:style w:type="character" w:customStyle="1" w:styleId="hljs-preprocessor">
    <w:name w:val="hljs-preprocessor"/>
    <w:basedOn w:val="DefaultParagraphFont"/>
    <w:rsid w:val="00FB2BD1"/>
  </w:style>
  <w:style w:type="character" w:customStyle="1" w:styleId="hljs-keyword">
    <w:name w:val="hljs-keyword"/>
    <w:basedOn w:val="DefaultParagraphFont"/>
    <w:rsid w:val="00FB2BD1"/>
  </w:style>
  <w:style w:type="character" w:customStyle="1" w:styleId="hljs-title">
    <w:name w:val="hljs-title"/>
    <w:basedOn w:val="DefaultParagraphFont"/>
    <w:rsid w:val="00FB2BD1"/>
  </w:style>
  <w:style w:type="character" w:customStyle="1" w:styleId="hljs-class">
    <w:name w:val="hljs-class"/>
    <w:basedOn w:val="DefaultParagraphFont"/>
    <w:rsid w:val="00FB2BD1"/>
  </w:style>
  <w:style w:type="character" w:customStyle="1" w:styleId="hljs-comment">
    <w:name w:val="hljs-comment"/>
    <w:basedOn w:val="DefaultParagraphFont"/>
    <w:rsid w:val="00FB2BD1"/>
  </w:style>
  <w:style w:type="character" w:customStyle="1" w:styleId="hljs-function">
    <w:name w:val="hljs-function"/>
    <w:basedOn w:val="DefaultParagraphFont"/>
    <w:rsid w:val="00FB2BD1"/>
  </w:style>
  <w:style w:type="character" w:customStyle="1" w:styleId="hljs-params">
    <w:name w:val="hljs-params"/>
    <w:basedOn w:val="DefaultParagraphFont"/>
    <w:rsid w:val="00FB2BD1"/>
  </w:style>
  <w:style w:type="character" w:customStyle="1" w:styleId="hljs-variable">
    <w:name w:val="hljs-variable"/>
    <w:basedOn w:val="DefaultParagraphFont"/>
    <w:rsid w:val="00FB2BD1"/>
  </w:style>
  <w:style w:type="character" w:customStyle="1" w:styleId="hljs-string">
    <w:name w:val="hljs-string"/>
    <w:basedOn w:val="DefaultParagraphFont"/>
    <w:rsid w:val="00FB2BD1"/>
  </w:style>
  <w:style w:type="character" w:customStyle="1" w:styleId="hljs-attribute">
    <w:name w:val="hljs-attribute"/>
    <w:basedOn w:val="DefaultParagraphFont"/>
    <w:rsid w:val="00E64C21"/>
  </w:style>
  <w:style w:type="character" w:customStyle="1" w:styleId="hljs-operator">
    <w:name w:val="hljs-operator"/>
    <w:basedOn w:val="DefaultParagraphFont"/>
    <w:rsid w:val="00326E29"/>
  </w:style>
  <w:style w:type="character" w:customStyle="1" w:styleId="hljs-builtin">
    <w:name w:val="hljs-built_in"/>
    <w:basedOn w:val="DefaultParagraphFont"/>
    <w:rsid w:val="00326E29"/>
  </w:style>
  <w:style w:type="character" w:customStyle="1" w:styleId="hljs-number">
    <w:name w:val="hljs-number"/>
    <w:basedOn w:val="DefaultParagraphFont"/>
    <w:rsid w:val="00326E29"/>
  </w:style>
  <w:style w:type="character" w:customStyle="1" w:styleId="hljs-literal">
    <w:name w:val="hljs-literal"/>
    <w:basedOn w:val="DefaultParagraphFont"/>
    <w:rsid w:val="00326E29"/>
  </w:style>
  <w:style w:type="paragraph" w:styleId="TableofFigures">
    <w:name w:val="table of figures"/>
    <w:basedOn w:val="Normal"/>
    <w:next w:val="Normal"/>
    <w:uiPriority w:val="99"/>
    <w:unhideWhenUsed/>
    <w:rsid w:val="00976270"/>
    <w:pPr>
      <w:spacing w:after="0"/>
    </w:pPr>
  </w:style>
  <w:style w:type="character" w:styleId="BookTitle">
    <w:name w:val="Book Title"/>
    <w:basedOn w:val="DefaultParagraphFont"/>
    <w:uiPriority w:val="33"/>
    <w:qFormat/>
    <w:rsid w:val="00C75B31"/>
    <w:rPr>
      <w:b/>
      <w:bCs/>
      <w:i/>
      <w:iCs/>
      <w:spacing w:val="5"/>
    </w:rPr>
  </w:style>
  <w:style w:type="paragraph" w:styleId="Title">
    <w:name w:val="Title"/>
    <w:aliases w:val="Tieude"/>
    <w:basedOn w:val="Normal"/>
    <w:next w:val="Normal"/>
    <w:link w:val="TitleChar"/>
    <w:uiPriority w:val="10"/>
    <w:rsid w:val="00957CF4"/>
    <w:pPr>
      <w:spacing w:after="120" w:line="360" w:lineRule="auto"/>
      <w:contextualSpacing/>
      <w:jc w:val="center"/>
    </w:pPr>
    <w:rPr>
      <w:rFonts w:ascii="Times New Roman" w:eastAsiaTheme="majorEastAsia" w:hAnsi="Times New Roman" w:cstheme="majorBidi"/>
      <w:b/>
      <w:spacing w:val="-10"/>
      <w:kern w:val="28"/>
      <w:sz w:val="27"/>
      <w:szCs w:val="56"/>
    </w:rPr>
  </w:style>
  <w:style w:type="character" w:customStyle="1" w:styleId="TitleChar">
    <w:name w:val="Title Char"/>
    <w:aliases w:val="Tieude Char"/>
    <w:basedOn w:val="DefaultParagraphFont"/>
    <w:link w:val="Title"/>
    <w:uiPriority w:val="10"/>
    <w:rsid w:val="00957CF4"/>
    <w:rPr>
      <w:rFonts w:ascii="Times New Roman" w:eastAsiaTheme="majorEastAsia" w:hAnsi="Times New Roman" w:cstheme="majorBidi"/>
      <w:b/>
      <w:spacing w:val="-10"/>
      <w:kern w:val="28"/>
      <w:sz w:val="27"/>
      <w:szCs w:val="56"/>
    </w:rPr>
  </w:style>
  <w:style w:type="paragraph" w:styleId="Subtitle">
    <w:name w:val="Subtitle"/>
    <w:aliases w:val="Tieude2"/>
    <w:basedOn w:val="Normal"/>
    <w:next w:val="Normal"/>
    <w:link w:val="SubtitleChar"/>
    <w:uiPriority w:val="11"/>
    <w:rsid w:val="00957CF4"/>
    <w:pPr>
      <w:numPr>
        <w:ilvl w:val="1"/>
      </w:numPr>
      <w:spacing w:after="120" w:line="360" w:lineRule="auto"/>
    </w:pPr>
    <w:rPr>
      <w:rFonts w:ascii="Times New Roman" w:eastAsiaTheme="minorEastAsia" w:hAnsi="Times New Roman"/>
      <w:b/>
      <w:color w:val="000000" w:themeColor="text1"/>
      <w:spacing w:val="15"/>
      <w:sz w:val="27"/>
    </w:rPr>
  </w:style>
  <w:style w:type="character" w:customStyle="1" w:styleId="SubtitleChar">
    <w:name w:val="Subtitle Char"/>
    <w:aliases w:val="Tieude2 Char"/>
    <w:basedOn w:val="DefaultParagraphFont"/>
    <w:link w:val="Subtitle"/>
    <w:uiPriority w:val="11"/>
    <w:rsid w:val="00957CF4"/>
    <w:rPr>
      <w:rFonts w:ascii="Times New Roman" w:eastAsiaTheme="minorEastAsia" w:hAnsi="Times New Roman"/>
      <w:b/>
      <w:color w:val="000000" w:themeColor="text1"/>
      <w:spacing w:val="15"/>
      <w:sz w:val="27"/>
    </w:rPr>
  </w:style>
  <w:style w:type="paragraph" w:customStyle="1" w:styleId="Nidung">
    <w:name w:val="Nội dung"/>
    <w:basedOn w:val="Normal"/>
    <w:link w:val="NidungChar"/>
    <w:uiPriority w:val="99"/>
    <w:qFormat/>
    <w:rsid w:val="00F06EFC"/>
    <w:pPr>
      <w:spacing w:before="120" w:after="0" w:line="360" w:lineRule="auto"/>
      <w:ind w:firstLine="567"/>
      <w:jc w:val="both"/>
    </w:pPr>
    <w:rPr>
      <w:rFonts w:ascii="Times New Roman" w:eastAsia="Calibri" w:hAnsi="Times New Roman" w:cs="Times New Roman"/>
      <w:sz w:val="26"/>
    </w:rPr>
  </w:style>
  <w:style w:type="character" w:customStyle="1" w:styleId="NidungChar">
    <w:name w:val="Nội dung Char"/>
    <w:link w:val="Nidung"/>
    <w:uiPriority w:val="99"/>
    <w:rsid w:val="00F06EFC"/>
    <w:rPr>
      <w:rFonts w:ascii="Times New Roman" w:eastAsia="Calibri" w:hAnsi="Times New Roman" w:cs="Times New Roman"/>
      <w:sz w:val="26"/>
    </w:rPr>
  </w:style>
  <w:style w:type="paragraph" w:customStyle="1" w:styleId="ColorfulList-Accent11">
    <w:name w:val="Colorful List - Accent 11"/>
    <w:basedOn w:val="Normal"/>
    <w:link w:val="ColorfulList-Accent1Char"/>
    <w:uiPriority w:val="34"/>
    <w:qFormat/>
    <w:rsid w:val="00F17FD4"/>
    <w:pPr>
      <w:spacing w:after="0" w:line="360" w:lineRule="auto"/>
      <w:ind w:left="720" w:firstLine="567"/>
      <w:contextualSpacing/>
      <w:jc w:val="both"/>
    </w:pPr>
    <w:rPr>
      <w:rFonts w:ascii="Times New Roman" w:eastAsia="Times New Roman" w:hAnsi="Times New Roman" w:cs="Times New Roman"/>
      <w:sz w:val="26"/>
      <w:szCs w:val="24"/>
      <w:shd w:val="clear" w:color="auto" w:fill="FFFFFF"/>
    </w:rPr>
  </w:style>
  <w:style w:type="character" w:customStyle="1" w:styleId="ColorfulList-Accent1Char">
    <w:name w:val="Colorful List - Accent 1 Char"/>
    <w:link w:val="ColorfulList-Accent11"/>
    <w:uiPriority w:val="34"/>
    <w:locked/>
    <w:rsid w:val="00F17FD4"/>
    <w:rPr>
      <w:rFonts w:ascii="Times New Roman" w:eastAsia="Times New Roman" w:hAnsi="Times New Roman" w:cs="Times New Roman"/>
      <w:sz w:val="26"/>
      <w:szCs w:val="24"/>
    </w:rPr>
  </w:style>
  <w:style w:type="paragraph" w:styleId="NoSpacing">
    <w:name w:val="No Spacing"/>
    <w:uiPriority w:val="1"/>
    <w:rsid w:val="001C6DC0"/>
    <w:pPr>
      <w:spacing w:after="0" w:line="240" w:lineRule="auto"/>
    </w:pPr>
  </w:style>
  <w:style w:type="character" w:customStyle="1" w:styleId="Heading4Char">
    <w:name w:val="Heading 4 Char"/>
    <w:basedOn w:val="DefaultParagraphFont"/>
    <w:link w:val="Heading4"/>
    <w:uiPriority w:val="9"/>
    <w:rsid w:val="008615B5"/>
    <w:rPr>
      <w:rFonts w:ascii="Times New Roman" w:eastAsiaTheme="majorEastAsia" w:hAnsi="Times New Roman" w:cstheme="majorBidi"/>
      <w:i/>
      <w:iCs/>
      <w:sz w:val="26"/>
    </w:rPr>
  </w:style>
  <w:style w:type="character" w:customStyle="1" w:styleId="Heading5Char">
    <w:name w:val="Heading 5 Char"/>
    <w:basedOn w:val="DefaultParagraphFont"/>
    <w:link w:val="Heading5"/>
    <w:uiPriority w:val="9"/>
    <w:rsid w:val="00944A3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944A3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944A3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944A3F"/>
    <w:rPr>
      <w:rFonts w:asciiTheme="majorHAnsi" w:eastAsiaTheme="majorEastAsia" w:hAnsiTheme="majorHAnsi" w:cstheme="majorBidi"/>
      <w:color w:val="272727" w:themeColor="text1" w:themeTint="D8"/>
      <w:sz w:val="21"/>
      <w:szCs w:val="21"/>
    </w:rPr>
  </w:style>
  <w:style w:type="paragraph" w:customStyle="1" w:styleId="Hnh">
    <w:name w:val="Hình"/>
    <w:basedOn w:val="Normal"/>
    <w:rsid w:val="00816736"/>
    <w:pPr>
      <w:spacing w:before="120" w:after="0" w:line="360" w:lineRule="auto"/>
      <w:jc w:val="both"/>
    </w:pPr>
    <w:rPr>
      <w:rFonts w:ascii="Times New Roman" w:eastAsia="Calibri" w:hAnsi="Times New Roman" w:cs="Times New Roman"/>
      <w:sz w:val="26"/>
    </w:rPr>
  </w:style>
  <w:style w:type="paragraph" w:styleId="TOC3">
    <w:name w:val="toc 3"/>
    <w:basedOn w:val="Normal"/>
    <w:next w:val="Normal"/>
    <w:autoRedefine/>
    <w:uiPriority w:val="39"/>
    <w:unhideWhenUsed/>
    <w:rsid w:val="0042361A"/>
    <w:pPr>
      <w:spacing w:after="100"/>
      <w:ind w:left="440"/>
    </w:pPr>
  </w:style>
  <w:style w:type="paragraph" w:styleId="Quote">
    <w:name w:val="Quote"/>
    <w:basedOn w:val="Normal"/>
    <w:next w:val="Normal"/>
    <w:link w:val="QuoteChar"/>
    <w:uiPriority w:val="29"/>
    <w:qFormat/>
    <w:rsid w:val="00975E8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75E80"/>
    <w:rPr>
      <w:i/>
      <w:iCs/>
      <w:color w:val="404040" w:themeColor="text1" w:themeTint="BF"/>
    </w:rPr>
  </w:style>
  <w:style w:type="character" w:styleId="CommentReference">
    <w:name w:val="annotation reference"/>
    <w:basedOn w:val="DefaultParagraphFont"/>
    <w:uiPriority w:val="99"/>
    <w:semiHidden/>
    <w:unhideWhenUsed/>
    <w:rsid w:val="00F86E47"/>
    <w:rPr>
      <w:sz w:val="16"/>
      <w:szCs w:val="16"/>
    </w:rPr>
  </w:style>
  <w:style w:type="paragraph" w:styleId="CommentText">
    <w:name w:val="annotation text"/>
    <w:basedOn w:val="Normal"/>
    <w:link w:val="CommentTextChar"/>
    <w:uiPriority w:val="99"/>
    <w:semiHidden/>
    <w:unhideWhenUsed/>
    <w:rsid w:val="00F86E47"/>
    <w:pPr>
      <w:spacing w:line="240" w:lineRule="auto"/>
    </w:pPr>
    <w:rPr>
      <w:sz w:val="20"/>
      <w:szCs w:val="20"/>
    </w:rPr>
  </w:style>
  <w:style w:type="character" w:customStyle="1" w:styleId="CommentTextChar">
    <w:name w:val="Comment Text Char"/>
    <w:basedOn w:val="DefaultParagraphFont"/>
    <w:link w:val="CommentText"/>
    <w:uiPriority w:val="99"/>
    <w:semiHidden/>
    <w:rsid w:val="00F86E47"/>
    <w:rPr>
      <w:sz w:val="20"/>
      <w:szCs w:val="20"/>
    </w:rPr>
  </w:style>
  <w:style w:type="paragraph" w:styleId="CommentSubject">
    <w:name w:val="annotation subject"/>
    <w:basedOn w:val="CommentText"/>
    <w:next w:val="CommentText"/>
    <w:link w:val="CommentSubjectChar"/>
    <w:uiPriority w:val="99"/>
    <w:semiHidden/>
    <w:unhideWhenUsed/>
    <w:rsid w:val="00F86E47"/>
    <w:rPr>
      <w:b/>
      <w:bCs/>
    </w:rPr>
  </w:style>
  <w:style w:type="character" w:customStyle="1" w:styleId="CommentSubjectChar">
    <w:name w:val="Comment Subject Char"/>
    <w:basedOn w:val="CommentTextChar"/>
    <w:link w:val="CommentSubject"/>
    <w:uiPriority w:val="99"/>
    <w:semiHidden/>
    <w:rsid w:val="00F86E4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82384">
      <w:bodyDiv w:val="1"/>
      <w:marLeft w:val="0"/>
      <w:marRight w:val="0"/>
      <w:marTop w:val="0"/>
      <w:marBottom w:val="0"/>
      <w:divBdr>
        <w:top w:val="none" w:sz="0" w:space="0" w:color="auto"/>
        <w:left w:val="none" w:sz="0" w:space="0" w:color="auto"/>
        <w:bottom w:val="none" w:sz="0" w:space="0" w:color="auto"/>
        <w:right w:val="none" w:sz="0" w:space="0" w:color="auto"/>
      </w:divBdr>
    </w:div>
    <w:div w:id="39674876">
      <w:bodyDiv w:val="1"/>
      <w:marLeft w:val="0"/>
      <w:marRight w:val="0"/>
      <w:marTop w:val="0"/>
      <w:marBottom w:val="0"/>
      <w:divBdr>
        <w:top w:val="none" w:sz="0" w:space="0" w:color="auto"/>
        <w:left w:val="none" w:sz="0" w:space="0" w:color="auto"/>
        <w:bottom w:val="none" w:sz="0" w:space="0" w:color="auto"/>
        <w:right w:val="none" w:sz="0" w:space="0" w:color="auto"/>
      </w:divBdr>
    </w:div>
    <w:div w:id="145905801">
      <w:bodyDiv w:val="1"/>
      <w:marLeft w:val="0"/>
      <w:marRight w:val="0"/>
      <w:marTop w:val="0"/>
      <w:marBottom w:val="0"/>
      <w:divBdr>
        <w:top w:val="none" w:sz="0" w:space="0" w:color="auto"/>
        <w:left w:val="none" w:sz="0" w:space="0" w:color="auto"/>
        <w:bottom w:val="none" w:sz="0" w:space="0" w:color="auto"/>
        <w:right w:val="none" w:sz="0" w:space="0" w:color="auto"/>
      </w:divBdr>
    </w:div>
    <w:div w:id="167673401">
      <w:bodyDiv w:val="1"/>
      <w:marLeft w:val="0"/>
      <w:marRight w:val="0"/>
      <w:marTop w:val="0"/>
      <w:marBottom w:val="0"/>
      <w:divBdr>
        <w:top w:val="none" w:sz="0" w:space="0" w:color="auto"/>
        <w:left w:val="none" w:sz="0" w:space="0" w:color="auto"/>
        <w:bottom w:val="none" w:sz="0" w:space="0" w:color="auto"/>
        <w:right w:val="none" w:sz="0" w:space="0" w:color="auto"/>
      </w:divBdr>
    </w:div>
    <w:div w:id="287902762">
      <w:bodyDiv w:val="1"/>
      <w:marLeft w:val="0"/>
      <w:marRight w:val="0"/>
      <w:marTop w:val="0"/>
      <w:marBottom w:val="0"/>
      <w:divBdr>
        <w:top w:val="none" w:sz="0" w:space="0" w:color="auto"/>
        <w:left w:val="none" w:sz="0" w:space="0" w:color="auto"/>
        <w:bottom w:val="none" w:sz="0" w:space="0" w:color="auto"/>
        <w:right w:val="none" w:sz="0" w:space="0" w:color="auto"/>
      </w:divBdr>
    </w:div>
    <w:div w:id="332227792">
      <w:bodyDiv w:val="1"/>
      <w:marLeft w:val="0"/>
      <w:marRight w:val="0"/>
      <w:marTop w:val="0"/>
      <w:marBottom w:val="0"/>
      <w:divBdr>
        <w:top w:val="none" w:sz="0" w:space="0" w:color="auto"/>
        <w:left w:val="none" w:sz="0" w:space="0" w:color="auto"/>
        <w:bottom w:val="none" w:sz="0" w:space="0" w:color="auto"/>
        <w:right w:val="none" w:sz="0" w:space="0" w:color="auto"/>
      </w:divBdr>
    </w:div>
    <w:div w:id="341013140">
      <w:bodyDiv w:val="1"/>
      <w:marLeft w:val="0"/>
      <w:marRight w:val="0"/>
      <w:marTop w:val="0"/>
      <w:marBottom w:val="0"/>
      <w:divBdr>
        <w:top w:val="none" w:sz="0" w:space="0" w:color="auto"/>
        <w:left w:val="none" w:sz="0" w:space="0" w:color="auto"/>
        <w:bottom w:val="none" w:sz="0" w:space="0" w:color="auto"/>
        <w:right w:val="none" w:sz="0" w:space="0" w:color="auto"/>
      </w:divBdr>
    </w:div>
    <w:div w:id="403995303">
      <w:bodyDiv w:val="1"/>
      <w:marLeft w:val="0"/>
      <w:marRight w:val="0"/>
      <w:marTop w:val="0"/>
      <w:marBottom w:val="0"/>
      <w:divBdr>
        <w:top w:val="none" w:sz="0" w:space="0" w:color="auto"/>
        <w:left w:val="none" w:sz="0" w:space="0" w:color="auto"/>
        <w:bottom w:val="none" w:sz="0" w:space="0" w:color="auto"/>
        <w:right w:val="none" w:sz="0" w:space="0" w:color="auto"/>
      </w:divBdr>
    </w:div>
    <w:div w:id="406339347">
      <w:bodyDiv w:val="1"/>
      <w:marLeft w:val="0"/>
      <w:marRight w:val="0"/>
      <w:marTop w:val="0"/>
      <w:marBottom w:val="0"/>
      <w:divBdr>
        <w:top w:val="none" w:sz="0" w:space="0" w:color="auto"/>
        <w:left w:val="none" w:sz="0" w:space="0" w:color="auto"/>
        <w:bottom w:val="none" w:sz="0" w:space="0" w:color="auto"/>
        <w:right w:val="none" w:sz="0" w:space="0" w:color="auto"/>
      </w:divBdr>
    </w:div>
    <w:div w:id="407002212">
      <w:bodyDiv w:val="1"/>
      <w:marLeft w:val="0"/>
      <w:marRight w:val="0"/>
      <w:marTop w:val="0"/>
      <w:marBottom w:val="0"/>
      <w:divBdr>
        <w:top w:val="none" w:sz="0" w:space="0" w:color="auto"/>
        <w:left w:val="none" w:sz="0" w:space="0" w:color="auto"/>
        <w:bottom w:val="none" w:sz="0" w:space="0" w:color="auto"/>
        <w:right w:val="none" w:sz="0" w:space="0" w:color="auto"/>
      </w:divBdr>
    </w:div>
    <w:div w:id="409350654">
      <w:bodyDiv w:val="1"/>
      <w:marLeft w:val="0"/>
      <w:marRight w:val="0"/>
      <w:marTop w:val="0"/>
      <w:marBottom w:val="0"/>
      <w:divBdr>
        <w:top w:val="none" w:sz="0" w:space="0" w:color="auto"/>
        <w:left w:val="none" w:sz="0" w:space="0" w:color="auto"/>
        <w:bottom w:val="none" w:sz="0" w:space="0" w:color="auto"/>
        <w:right w:val="none" w:sz="0" w:space="0" w:color="auto"/>
      </w:divBdr>
    </w:div>
    <w:div w:id="472914029">
      <w:bodyDiv w:val="1"/>
      <w:marLeft w:val="0"/>
      <w:marRight w:val="0"/>
      <w:marTop w:val="0"/>
      <w:marBottom w:val="0"/>
      <w:divBdr>
        <w:top w:val="none" w:sz="0" w:space="0" w:color="auto"/>
        <w:left w:val="none" w:sz="0" w:space="0" w:color="auto"/>
        <w:bottom w:val="none" w:sz="0" w:space="0" w:color="auto"/>
        <w:right w:val="none" w:sz="0" w:space="0" w:color="auto"/>
      </w:divBdr>
    </w:div>
    <w:div w:id="635112948">
      <w:bodyDiv w:val="1"/>
      <w:marLeft w:val="0"/>
      <w:marRight w:val="0"/>
      <w:marTop w:val="0"/>
      <w:marBottom w:val="0"/>
      <w:divBdr>
        <w:top w:val="none" w:sz="0" w:space="0" w:color="auto"/>
        <w:left w:val="none" w:sz="0" w:space="0" w:color="auto"/>
        <w:bottom w:val="none" w:sz="0" w:space="0" w:color="auto"/>
        <w:right w:val="none" w:sz="0" w:space="0" w:color="auto"/>
      </w:divBdr>
    </w:div>
    <w:div w:id="635375123">
      <w:bodyDiv w:val="1"/>
      <w:marLeft w:val="0"/>
      <w:marRight w:val="0"/>
      <w:marTop w:val="0"/>
      <w:marBottom w:val="0"/>
      <w:divBdr>
        <w:top w:val="none" w:sz="0" w:space="0" w:color="auto"/>
        <w:left w:val="none" w:sz="0" w:space="0" w:color="auto"/>
        <w:bottom w:val="none" w:sz="0" w:space="0" w:color="auto"/>
        <w:right w:val="none" w:sz="0" w:space="0" w:color="auto"/>
      </w:divBdr>
    </w:div>
    <w:div w:id="643968236">
      <w:bodyDiv w:val="1"/>
      <w:marLeft w:val="0"/>
      <w:marRight w:val="0"/>
      <w:marTop w:val="0"/>
      <w:marBottom w:val="0"/>
      <w:divBdr>
        <w:top w:val="none" w:sz="0" w:space="0" w:color="auto"/>
        <w:left w:val="none" w:sz="0" w:space="0" w:color="auto"/>
        <w:bottom w:val="none" w:sz="0" w:space="0" w:color="auto"/>
        <w:right w:val="none" w:sz="0" w:space="0" w:color="auto"/>
      </w:divBdr>
    </w:div>
    <w:div w:id="669329232">
      <w:bodyDiv w:val="1"/>
      <w:marLeft w:val="0"/>
      <w:marRight w:val="0"/>
      <w:marTop w:val="0"/>
      <w:marBottom w:val="0"/>
      <w:divBdr>
        <w:top w:val="none" w:sz="0" w:space="0" w:color="auto"/>
        <w:left w:val="none" w:sz="0" w:space="0" w:color="auto"/>
        <w:bottom w:val="none" w:sz="0" w:space="0" w:color="auto"/>
        <w:right w:val="none" w:sz="0" w:space="0" w:color="auto"/>
      </w:divBdr>
    </w:div>
    <w:div w:id="707265838">
      <w:bodyDiv w:val="1"/>
      <w:marLeft w:val="0"/>
      <w:marRight w:val="0"/>
      <w:marTop w:val="0"/>
      <w:marBottom w:val="0"/>
      <w:divBdr>
        <w:top w:val="none" w:sz="0" w:space="0" w:color="auto"/>
        <w:left w:val="none" w:sz="0" w:space="0" w:color="auto"/>
        <w:bottom w:val="none" w:sz="0" w:space="0" w:color="auto"/>
        <w:right w:val="none" w:sz="0" w:space="0" w:color="auto"/>
      </w:divBdr>
    </w:div>
    <w:div w:id="712926987">
      <w:bodyDiv w:val="1"/>
      <w:marLeft w:val="0"/>
      <w:marRight w:val="0"/>
      <w:marTop w:val="0"/>
      <w:marBottom w:val="0"/>
      <w:divBdr>
        <w:top w:val="none" w:sz="0" w:space="0" w:color="auto"/>
        <w:left w:val="none" w:sz="0" w:space="0" w:color="auto"/>
        <w:bottom w:val="none" w:sz="0" w:space="0" w:color="auto"/>
        <w:right w:val="none" w:sz="0" w:space="0" w:color="auto"/>
      </w:divBdr>
    </w:div>
    <w:div w:id="740101674">
      <w:bodyDiv w:val="1"/>
      <w:marLeft w:val="0"/>
      <w:marRight w:val="0"/>
      <w:marTop w:val="0"/>
      <w:marBottom w:val="0"/>
      <w:divBdr>
        <w:top w:val="none" w:sz="0" w:space="0" w:color="auto"/>
        <w:left w:val="none" w:sz="0" w:space="0" w:color="auto"/>
        <w:bottom w:val="none" w:sz="0" w:space="0" w:color="auto"/>
        <w:right w:val="none" w:sz="0" w:space="0" w:color="auto"/>
      </w:divBdr>
    </w:div>
    <w:div w:id="887843616">
      <w:bodyDiv w:val="1"/>
      <w:marLeft w:val="0"/>
      <w:marRight w:val="0"/>
      <w:marTop w:val="0"/>
      <w:marBottom w:val="0"/>
      <w:divBdr>
        <w:top w:val="none" w:sz="0" w:space="0" w:color="auto"/>
        <w:left w:val="none" w:sz="0" w:space="0" w:color="auto"/>
        <w:bottom w:val="none" w:sz="0" w:space="0" w:color="auto"/>
        <w:right w:val="none" w:sz="0" w:space="0" w:color="auto"/>
      </w:divBdr>
    </w:div>
    <w:div w:id="891427440">
      <w:bodyDiv w:val="1"/>
      <w:marLeft w:val="0"/>
      <w:marRight w:val="0"/>
      <w:marTop w:val="0"/>
      <w:marBottom w:val="0"/>
      <w:divBdr>
        <w:top w:val="none" w:sz="0" w:space="0" w:color="auto"/>
        <w:left w:val="none" w:sz="0" w:space="0" w:color="auto"/>
        <w:bottom w:val="none" w:sz="0" w:space="0" w:color="auto"/>
        <w:right w:val="none" w:sz="0" w:space="0" w:color="auto"/>
      </w:divBdr>
    </w:div>
    <w:div w:id="902105505">
      <w:bodyDiv w:val="1"/>
      <w:marLeft w:val="0"/>
      <w:marRight w:val="0"/>
      <w:marTop w:val="0"/>
      <w:marBottom w:val="0"/>
      <w:divBdr>
        <w:top w:val="none" w:sz="0" w:space="0" w:color="auto"/>
        <w:left w:val="none" w:sz="0" w:space="0" w:color="auto"/>
        <w:bottom w:val="none" w:sz="0" w:space="0" w:color="auto"/>
        <w:right w:val="none" w:sz="0" w:space="0" w:color="auto"/>
      </w:divBdr>
    </w:div>
    <w:div w:id="1132288357">
      <w:bodyDiv w:val="1"/>
      <w:marLeft w:val="0"/>
      <w:marRight w:val="0"/>
      <w:marTop w:val="0"/>
      <w:marBottom w:val="0"/>
      <w:divBdr>
        <w:top w:val="none" w:sz="0" w:space="0" w:color="auto"/>
        <w:left w:val="none" w:sz="0" w:space="0" w:color="auto"/>
        <w:bottom w:val="none" w:sz="0" w:space="0" w:color="auto"/>
        <w:right w:val="none" w:sz="0" w:space="0" w:color="auto"/>
      </w:divBdr>
    </w:div>
    <w:div w:id="1143696309">
      <w:bodyDiv w:val="1"/>
      <w:marLeft w:val="0"/>
      <w:marRight w:val="0"/>
      <w:marTop w:val="0"/>
      <w:marBottom w:val="0"/>
      <w:divBdr>
        <w:top w:val="none" w:sz="0" w:space="0" w:color="auto"/>
        <w:left w:val="none" w:sz="0" w:space="0" w:color="auto"/>
        <w:bottom w:val="none" w:sz="0" w:space="0" w:color="auto"/>
        <w:right w:val="none" w:sz="0" w:space="0" w:color="auto"/>
      </w:divBdr>
    </w:div>
    <w:div w:id="1200972794">
      <w:bodyDiv w:val="1"/>
      <w:marLeft w:val="0"/>
      <w:marRight w:val="0"/>
      <w:marTop w:val="0"/>
      <w:marBottom w:val="0"/>
      <w:divBdr>
        <w:top w:val="none" w:sz="0" w:space="0" w:color="auto"/>
        <w:left w:val="none" w:sz="0" w:space="0" w:color="auto"/>
        <w:bottom w:val="none" w:sz="0" w:space="0" w:color="auto"/>
        <w:right w:val="none" w:sz="0" w:space="0" w:color="auto"/>
      </w:divBdr>
    </w:div>
    <w:div w:id="1223129559">
      <w:bodyDiv w:val="1"/>
      <w:marLeft w:val="0"/>
      <w:marRight w:val="0"/>
      <w:marTop w:val="0"/>
      <w:marBottom w:val="0"/>
      <w:divBdr>
        <w:top w:val="none" w:sz="0" w:space="0" w:color="auto"/>
        <w:left w:val="none" w:sz="0" w:space="0" w:color="auto"/>
        <w:bottom w:val="none" w:sz="0" w:space="0" w:color="auto"/>
        <w:right w:val="none" w:sz="0" w:space="0" w:color="auto"/>
      </w:divBdr>
    </w:div>
    <w:div w:id="1260722581">
      <w:bodyDiv w:val="1"/>
      <w:marLeft w:val="0"/>
      <w:marRight w:val="0"/>
      <w:marTop w:val="0"/>
      <w:marBottom w:val="0"/>
      <w:divBdr>
        <w:top w:val="none" w:sz="0" w:space="0" w:color="auto"/>
        <w:left w:val="none" w:sz="0" w:space="0" w:color="auto"/>
        <w:bottom w:val="none" w:sz="0" w:space="0" w:color="auto"/>
        <w:right w:val="none" w:sz="0" w:space="0" w:color="auto"/>
      </w:divBdr>
    </w:div>
    <w:div w:id="1300914366">
      <w:bodyDiv w:val="1"/>
      <w:marLeft w:val="0"/>
      <w:marRight w:val="0"/>
      <w:marTop w:val="0"/>
      <w:marBottom w:val="0"/>
      <w:divBdr>
        <w:top w:val="none" w:sz="0" w:space="0" w:color="auto"/>
        <w:left w:val="none" w:sz="0" w:space="0" w:color="auto"/>
        <w:bottom w:val="none" w:sz="0" w:space="0" w:color="auto"/>
        <w:right w:val="none" w:sz="0" w:space="0" w:color="auto"/>
      </w:divBdr>
    </w:div>
    <w:div w:id="1454591431">
      <w:bodyDiv w:val="1"/>
      <w:marLeft w:val="0"/>
      <w:marRight w:val="0"/>
      <w:marTop w:val="0"/>
      <w:marBottom w:val="0"/>
      <w:divBdr>
        <w:top w:val="none" w:sz="0" w:space="0" w:color="auto"/>
        <w:left w:val="none" w:sz="0" w:space="0" w:color="auto"/>
        <w:bottom w:val="none" w:sz="0" w:space="0" w:color="auto"/>
        <w:right w:val="none" w:sz="0" w:space="0" w:color="auto"/>
      </w:divBdr>
    </w:div>
    <w:div w:id="1461915868">
      <w:bodyDiv w:val="1"/>
      <w:marLeft w:val="0"/>
      <w:marRight w:val="0"/>
      <w:marTop w:val="0"/>
      <w:marBottom w:val="0"/>
      <w:divBdr>
        <w:top w:val="none" w:sz="0" w:space="0" w:color="auto"/>
        <w:left w:val="none" w:sz="0" w:space="0" w:color="auto"/>
        <w:bottom w:val="none" w:sz="0" w:space="0" w:color="auto"/>
        <w:right w:val="none" w:sz="0" w:space="0" w:color="auto"/>
      </w:divBdr>
    </w:div>
    <w:div w:id="1486892842">
      <w:bodyDiv w:val="1"/>
      <w:marLeft w:val="0"/>
      <w:marRight w:val="0"/>
      <w:marTop w:val="0"/>
      <w:marBottom w:val="0"/>
      <w:divBdr>
        <w:top w:val="none" w:sz="0" w:space="0" w:color="auto"/>
        <w:left w:val="none" w:sz="0" w:space="0" w:color="auto"/>
        <w:bottom w:val="none" w:sz="0" w:space="0" w:color="auto"/>
        <w:right w:val="none" w:sz="0" w:space="0" w:color="auto"/>
      </w:divBdr>
    </w:div>
    <w:div w:id="1506365383">
      <w:bodyDiv w:val="1"/>
      <w:marLeft w:val="0"/>
      <w:marRight w:val="0"/>
      <w:marTop w:val="0"/>
      <w:marBottom w:val="0"/>
      <w:divBdr>
        <w:top w:val="none" w:sz="0" w:space="0" w:color="auto"/>
        <w:left w:val="none" w:sz="0" w:space="0" w:color="auto"/>
        <w:bottom w:val="none" w:sz="0" w:space="0" w:color="auto"/>
        <w:right w:val="none" w:sz="0" w:space="0" w:color="auto"/>
      </w:divBdr>
    </w:div>
    <w:div w:id="1555040835">
      <w:bodyDiv w:val="1"/>
      <w:marLeft w:val="0"/>
      <w:marRight w:val="0"/>
      <w:marTop w:val="0"/>
      <w:marBottom w:val="0"/>
      <w:divBdr>
        <w:top w:val="none" w:sz="0" w:space="0" w:color="auto"/>
        <w:left w:val="none" w:sz="0" w:space="0" w:color="auto"/>
        <w:bottom w:val="none" w:sz="0" w:space="0" w:color="auto"/>
        <w:right w:val="none" w:sz="0" w:space="0" w:color="auto"/>
      </w:divBdr>
    </w:div>
    <w:div w:id="1597908807">
      <w:bodyDiv w:val="1"/>
      <w:marLeft w:val="0"/>
      <w:marRight w:val="0"/>
      <w:marTop w:val="0"/>
      <w:marBottom w:val="0"/>
      <w:divBdr>
        <w:top w:val="none" w:sz="0" w:space="0" w:color="auto"/>
        <w:left w:val="none" w:sz="0" w:space="0" w:color="auto"/>
        <w:bottom w:val="none" w:sz="0" w:space="0" w:color="auto"/>
        <w:right w:val="none" w:sz="0" w:space="0" w:color="auto"/>
      </w:divBdr>
    </w:div>
    <w:div w:id="1726876745">
      <w:bodyDiv w:val="1"/>
      <w:marLeft w:val="0"/>
      <w:marRight w:val="0"/>
      <w:marTop w:val="0"/>
      <w:marBottom w:val="0"/>
      <w:divBdr>
        <w:top w:val="none" w:sz="0" w:space="0" w:color="auto"/>
        <w:left w:val="none" w:sz="0" w:space="0" w:color="auto"/>
        <w:bottom w:val="none" w:sz="0" w:space="0" w:color="auto"/>
        <w:right w:val="none" w:sz="0" w:space="0" w:color="auto"/>
      </w:divBdr>
    </w:div>
    <w:div w:id="1752579812">
      <w:bodyDiv w:val="1"/>
      <w:marLeft w:val="0"/>
      <w:marRight w:val="0"/>
      <w:marTop w:val="0"/>
      <w:marBottom w:val="0"/>
      <w:divBdr>
        <w:top w:val="none" w:sz="0" w:space="0" w:color="auto"/>
        <w:left w:val="none" w:sz="0" w:space="0" w:color="auto"/>
        <w:bottom w:val="none" w:sz="0" w:space="0" w:color="auto"/>
        <w:right w:val="none" w:sz="0" w:space="0" w:color="auto"/>
      </w:divBdr>
    </w:div>
    <w:div w:id="1821998545">
      <w:bodyDiv w:val="1"/>
      <w:marLeft w:val="0"/>
      <w:marRight w:val="0"/>
      <w:marTop w:val="0"/>
      <w:marBottom w:val="0"/>
      <w:divBdr>
        <w:top w:val="none" w:sz="0" w:space="0" w:color="auto"/>
        <w:left w:val="none" w:sz="0" w:space="0" w:color="auto"/>
        <w:bottom w:val="none" w:sz="0" w:space="0" w:color="auto"/>
        <w:right w:val="none" w:sz="0" w:space="0" w:color="auto"/>
      </w:divBdr>
    </w:div>
    <w:div w:id="1863856092">
      <w:bodyDiv w:val="1"/>
      <w:marLeft w:val="0"/>
      <w:marRight w:val="0"/>
      <w:marTop w:val="0"/>
      <w:marBottom w:val="0"/>
      <w:divBdr>
        <w:top w:val="none" w:sz="0" w:space="0" w:color="auto"/>
        <w:left w:val="none" w:sz="0" w:space="0" w:color="auto"/>
        <w:bottom w:val="none" w:sz="0" w:space="0" w:color="auto"/>
        <w:right w:val="none" w:sz="0" w:space="0" w:color="auto"/>
      </w:divBdr>
    </w:div>
    <w:div w:id="1916010613">
      <w:bodyDiv w:val="1"/>
      <w:marLeft w:val="0"/>
      <w:marRight w:val="0"/>
      <w:marTop w:val="0"/>
      <w:marBottom w:val="0"/>
      <w:divBdr>
        <w:top w:val="none" w:sz="0" w:space="0" w:color="auto"/>
        <w:left w:val="none" w:sz="0" w:space="0" w:color="auto"/>
        <w:bottom w:val="none" w:sz="0" w:space="0" w:color="auto"/>
        <w:right w:val="none" w:sz="0" w:space="0" w:color="auto"/>
      </w:divBdr>
    </w:div>
    <w:div w:id="1988977274">
      <w:bodyDiv w:val="1"/>
      <w:marLeft w:val="0"/>
      <w:marRight w:val="0"/>
      <w:marTop w:val="0"/>
      <w:marBottom w:val="0"/>
      <w:divBdr>
        <w:top w:val="none" w:sz="0" w:space="0" w:color="auto"/>
        <w:left w:val="none" w:sz="0" w:space="0" w:color="auto"/>
        <w:bottom w:val="none" w:sz="0" w:space="0" w:color="auto"/>
        <w:right w:val="none" w:sz="0" w:space="0" w:color="auto"/>
      </w:divBdr>
    </w:div>
    <w:div w:id="1993679597">
      <w:bodyDiv w:val="1"/>
      <w:marLeft w:val="0"/>
      <w:marRight w:val="0"/>
      <w:marTop w:val="0"/>
      <w:marBottom w:val="0"/>
      <w:divBdr>
        <w:top w:val="none" w:sz="0" w:space="0" w:color="auto"/>
        <w:left w:val="none" w:sz="0" w:space="0" w:color="auto"/>
        <w:bottom w:val="none" w:sz="0" w:space="0" w:color="auto"/>
        <w:right w:val="none" w:sz="0" w:space="0" w:color="auto"/>
      </w:divBdr>
    </w:div>
    <w:div w:id="2054890840">
      <w:bodyDiv w:val="1"/>
      <w:marLeft w:val="0"/>
      <w:marRight w:val="0"/>
      <w:marTop w:val="0"/>
      <w:marBottom w:val="0"/>
      <w:divBdr>
        <w:top w:val="none" w:sz="0" w:space="0" w:color="auto"/>
        <w:left w:val="none" w:sz="0" w:space="0" w:color="auto"/>
        <w:bottom w:val="none" w:sz="0" w:space="0" w:color="auto"/>
        <w:right w:val="none" w:sz="0" w:space="0" w:color="auto"/>
      </w:divBdr>
    </w:div>
    <w:div w:id="206290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iiframework.com/doc/guide/2.0/vi/structure-controllers" TargetMode="External"/><Relationship Id="rId21" Type="http://schemas.openxmlformats.org/officeDocument/2006/relationships/hyperlink" Target="https://www.yiiframework.com/doc/guide/2.0/vi/structure-extensions" TargetMode="External"/><Relationship Id="rId42" Type="http://schemas.openxmlformats.org/officeDocument/2006/relationships/hyperlink" Target="http://www.php.net/manual/en/book.pdo.php" TargetMode="External"/><Relationship Id="rId47" Type="http://schemas.openxmlformats.org/officeDocument/2006/relationships/image" Target="media/image11.png"/><Relationship Id="rId63" Type="http://schemas.openxmlformats.org/officeDocument/2006/relationships/hyperlink" Target="http://statisticstimes.com" TargetMode="External"/><Relationship Id="rId68" Type="http://schemas.openxmlformats.org/officeDocument/2006/relationships/hyperlink" Target="https://www.yiiframework.com" TargetMode="Externa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yperlink" Target="https://www.yiiframework.com/doc/guide/2.0/vi/structure-applications" TargetMode="External"/><Relationship Id="rId11" Type="http://schemas.openxmlformats.org/officeDocument/2006/relationships/image" Target="media/image3.jpeg"/><Relationship Id="rId24" Type="http://schemas.openxmlformats.org/officeDocument/2006/relationships/hyperlink" Target="https://www.yiiframework.com/doc/guide/2.0/vi/structure-models" TargetMode="External"/><Relationship Id="rId32" Type="http://schemas.openxmlformats.org/officeDocument/2006/relationships/hyperlink" Target="https://www.yiiframework.com/doc/guide/2.0/vi/structure-views" TargetMode="External"/><Relationship Id="rId37" Type="http://schemas.openxmlformats.org/officeDocument/2006/relationships/hyperlink" Target="https://www.yiiframework.com/doc/guide/2.0/vi/runtime-requests" TargetMode="External"/><Relationship Id="rId40" Type="http://schemas.openxmlformats.org/officeDocument/2006/relationships/hyperlink" Target="https://www.yiiframework.com/doc/guide/2.0/vi/runtime-responses" TargetMode="External"/><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hyperlink" Target="https://www.w3schools.com" TargetMode="External"/><Relationship Id="rId5" Type="http://schemas.openxmlformats.org/officeDocument/2006/relationships/webSettings" Target="webSettings.xml"/><Relationship Id="rId61" Type="http://schemas.openxmlformats.org/officeDocument/2006/relationships/hyperlink" Target="https://vi.wikipedia.org" TargetMode="External"/><Relationship Id="rId19" Type="http://schemas.openxmlformats.org/officeDocument/2006/relationships/hyperlink" Target="http://www.php.net/manual/en/language.oop5.traits.php" TargetMode="External"/><Relationship Id="rId14" Type="http://schemas.openxmlformats.org/officeDocument/2006/relationships/hyperlink" Target="https://www.topitworks.com/vi/viec-lam/skill/front-end" TargetMode="External"/><Relationship Id="rId22" Type="http://schemas.openxmlformats.org/officeDocument/2006/relationships/image" Target="media/image4.png"/><Relationship Id="rId27" Type="http://schemas.openxmlformats.org/officeDocument/2006/relationships/image" Target="media/image5.png"/><Relationship Id="rId30" Type="http://schemas.openxmlformats.org/officeDocument/2006/relationships/hyperlink" Target="https://www.yiiframework.com/doc/guide/2.0/vi/concept-components" TargetMode="External"/><Relationship Id="rId35" Type="http://schemas.openxmlformats.org/officeDocument/2006/relationships/hyperlink" Target="https://www.yiiframework.com/doc/guide/2.0/vi/structure-applications"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hyperlink" Target="https://tailieu.vn" TargetMode="External"/><Relationship Id="rId69" Type="http://schemas.openxmlformats.org/officeDocument/2006/relationships/hyperlink" Target="https://github.com/" TargetMode="External"/><Relationship Id="rId8" Type="http://schemas.openxmlformats.org/officeDocument/2006/relationships/image" Target="media/image1.png"/><Relationship Id="rId51" Type="http://schemas.openxmlformats.org/officeDocument/2006/relationships/image" Target="media/image15.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codeigniter.com/" TargetMode="External"/><Relationship Id="rId17" Type="http://schemas.openxmlformats.org/officeDocument/2006/relationships/hyperlink" Target="http://www.yiiframework.com/about/" TargetMode="External"/><Relationship Id="rId25" Type="http://schemas.openxmlformats.org/officeDocument/2006/relationships/hyperlink" Target="https://www.yiiframework.com/doc/guide/2.0/vi/structure-views" TargetMode="External"/><Relationship Id="rId33" Type="http://schemas.openxmlformats.org/officeDocument/2006/relationships/hyperlink" Target="https://www.yiiframework.com/doc/guide/2.0/vi/structure-entry-scripts" TargetMode="External"/><Relationship Id="rId38" Type="http://schemas.openxmlformats.org/officeDocument/2006/relationships/hyperlink" Target="https://www.yiiframework.com/doc/guide/2.0/vi/structure-controllers" TargetMode="External"/><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hyperlink" Target="https://www.topitworks.com" TargetMode="External"/><Relationship Id="rId20" Type="http://schemas.openxmlformats.org/officeDocument/2006/relationships/hyperlink" Target="http://getcomposer.org/" TargetMode="External"/><Relationship Id="rId41" Type="http://schemas.openxmlformats.org/officeDocument/2006/relationships/image" Target="media/image6.png"/><Relationship Id="rId54" Type="http://schemas.openxmlformats.org/officeDocument/2006/relationships/image" Target="media/image18.png"/><Relationship Id="rId62" Type="http://schemas.openxmlformats.org/officeDocument/2006/relationships/hyperlink" Target="https://kungfuphp.com" TargetMode="External"/><Relationship Id="rId70" Type="http://schemas.openxmlformats.org/officeDocument/2006/relationships/hyperlink" Target="https://viblo.asi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topitworks.com/blogs/agile-scrum-that-bai/" TargetMode="External"/><Relationship Id="rId23" Type="http://schemas.openxmlformats.org/officeDocument/2006/relationships/hyperlink" Target="http://wikipedia.org/wiki/Model-view-controller" TargetMode="External"/><Relationship Id="rId28" Type="http://schemas.openxmlformats.org/officeDocument/2006/relationships/hyperlink" Target="https://www.yiiframework.com/doc/guide/2.0/vi/structure-applications" TargetMode="External"/><Relationship Id="rId36" Type="http://schemas.openxmlformats.org/officeDocument/2006/relationships/hyperlink" Target="https://www.yiiframework.com/doc/guide/2.0/vi/runtime-routing"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image" Target="media/image2.png"/><Relationship Id="rId31" Type="http://schemas.openxmlformats.org/officeDocument/2006/relationships/hyperlink" Target="https://www.yiiframework.com/doc/guide/2.0/vi/structure-widgets"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hyperlink" Target="https://stackoverflow.com/"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atisticstimes.com/tech/top-computer-languages.php" TargetMode="External"/><Relationship Id="rId13" Type="http://schemas.openxmlformats.org/officeDocument/2006/relationships/hyperlink" Target="https://www.topitworks.com/blogs/nhung-plugin-jquery-tuyet-voi-ma-ban-nen-su-dung/" TargetMode="External"/><Relationship Id="rId18" Type="http://schemas.openxmlformats.org/officeDocument/2006/relationships/hyperlink" Target="http://www.php.net/manual/en/language.namespaces.php" TargetMode="External"/><Relationship Id="rId39" Type="http://schemas.openxmlformats.org/officeDocument/2006/relationships/hyperlink" Target="https://www.yiiframework.com/doc/guide/2.0/vi/structure-controllers" TargetMode="External"/><Relationship Id="rId34" Type="http://schemas.openxmlformats.org/officeDocument/2006/relationships/hyperlink" Target="https://www.yiiframework.com/doc/guide/2.0/vi/concept-configurations" TargetMode="External"/><Relationship Id="rId50" Type="http://schemas.openxmlformats.org/officeDocument/2006/relationships/image" Target="media/image14.png"/><Relationship Id="rId55" Type="http://schemas.openxmlformats.org/officeDocument/2006/relationships/image" Target="media/image19.png"/><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2FE94-6709-4F36-975C-793AAD71A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10170</Words>
  <Characters>57973</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TOANDQ-TTGS-70</dc:creator>
  <cp:keywords/>
  <dc:description/>
  <cp:lastModifiedBy>Admin</cp:lastModifiedBy>
  <cp:revision>4</cp:revision>
  <dcterms:created xsi:type="dcterms:W3CDTF">2019-05-18T12:08:00Z</dcterms:created>
  <dcterms:modified xsi:type="dcterms:W3CDTF">2019-05-18T15:04:00Z</dcterms:modified>
</cp:coreProperties>
</file>
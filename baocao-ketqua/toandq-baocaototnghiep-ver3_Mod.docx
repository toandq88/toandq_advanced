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651DA2" w:rsidRDefault="00BA434C" w:rsidP="00367F8B">
          <w:pPr>
            <w:spacing w:after="0" w:line="288" w:lineRule="auto"/>
            <w:rPr>
              <w:rFonts w:ascii="Times New Roman" w:hAnsi="Times New Roman" w:cs="Times New Roman"/>
              <w:sz w:val="26"/>
              <w:szCs w:val="26"/>
            </w:rPr>
          </w:pPr>
        </w:p>
        <w:p w:rsidR="006D5DDB" w:rsidRDefault="00BA434C" w:rsidP="006D5DDB">
          <w:pPr>
            <w:pStyle w:val="TOC1"/>
            <w:rPr>
              <w:rFonts w:asciiTheme="minorHAnsi" w:eastAsiaTheme="minorEastAsia" w:hAnsiTheme="minorHAnsi" w:cstheme="minorBidi"/>
              <w:sz w:val="22"/>
              <w:szCs w:val="22"/>
            </w:rPr>
          </w:pPr>
          <w:r w:rsidRPr="003E0C8B">
            <w:rPr>
              <w:bCs/>
              <w:sz w:val="26"/>
              <w:szCs w:val="26"/>
            </w:rPr>
            <w:fldChar w:fldCharType="begin"/>
          </w:r>
          <w:r w:rsidRPr="003E0C8B">
            <w:rPr>
              <w:bCs/>
              <w:sz w:val="26"/>
              <w:szCs w:val="26"/>
            </w:rPr>
            <w:instrText xml:space="preserve"> TOC \o "1-3" \h \z \u </w:instrText>
          </w:r>
          <w:r w:rsidRPr="003E0C8B">
            <w:rPr>
              <w:bCs/>
              <w:sz w:val="26"/>
              <w:szCs w:val="26"/>
            </w:rPr>
            <w:fldChar w:fldCharType="separate"/>
          </w:r>
          <w:hyperlink w:anchor="_Toc9152413" w:history="1">
            <w:r w:rsidR="006D5DDB" w:rsidRPr="00D82A6D">
              <w:rPr>
                <w:rStyle w:val="Hyperlink"/>
              </w:rPr>
              <w:t>DANH SÁCH HÌNH VẼ</w:t>
            </w:r>
            <w:r w:rsidR="006D5DDB">
              <w:rPr>
                <w:webHidden/>
              </w:rPr>
              <w:tab/>
            </w:r>
            <w:r w:rsidR="006D5DDB">
              <w:rPr>
                <w:webHidden/>
              </w:rPr>
              <w:fldChar w:fldCharType="begin"/>
            </w:r>
            <w:r w:rsidR="006D5DDB">
              <w:rPr>
                <w:webHidden/>
              </w:rPr>
              <w:instrText xml:space="preserve"> PAGEREF _Toc9152413 \h </w:instrText>
            </w:r>
            <w:r w:rsidR="006D5DDB">
              <w:rPr>
                <w:webHidden/>
              </w:rPr>
            </w:r>
            <w:r w:rsidR="006D5DDB">
              <w:rPr>
                <w:webHidden/>
              </w:rPr>
              <w:fldChar w:fldCharType="separate"/>
            </w:r>
            <w:r w:rsidR="006D5DDB">
              <w:rPr>
                <w:webHidden/>
              </w:rPr>
              <w:t>2</w:t>
            </w:r>
            <w:r w:rsidR="006D5DDB">
              <w:rPr>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14" w:history="1">
            <w:r w:rsidRPr="00D82A6D">
              <w:rPr>
                <w:rStyle w:val="Hyperlink"/>
              </w:rPr>
              <w:t>DANH SÁCH BẢNG BIỂU</w:t>
            </w:r>
            <w:r>
              <w:rPr>
                <w:webHidden/>
              </w:rPr>
              <w:tab/>
            </w:r>
            <w:r>
              <w:rPr>
                <w:webHidden/>
              </w:rPr>
              <w:fldChar w:fldCharType="begin"/>
            </w:r>
            <w:r>
              <w:rPr>
                <w:webHidden/>
              </w:rPr>
              <w:instrText xml:space="preserve"> PAGEREF _Toc9152414 \h </w:instrText>
            </w:r>
            <w:r>
              <w:rPr>
                <w:webHidden/>
              </w:rPr>
            </w:r>
            <w:r>
              <w:rPr>
                <w:webHidden/>
              </w:rPr>
              <w:fldChar w:fldCharType="separate"/>
            </w:r>
            <w:r>
              <w:rPr>
                <w:webHidden/>
              </w:rPr>
              <w:t>3</w:t>
            </w:r>
            <w:r>
              <w:rPr>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15" w:history="1">
            <w:r w:rsidRPr="00D82A6D">
              <w:rPr>
                <w:rStyle w:val="Hyperlink"/>
              </w:rPr>
              <w:t>LỜI CẢM ƠN</w:t>
            </w:r>
            <w:r>
              <w:rPr>
                <w:webHidden/>
              </w:rPr>
              <w:tab/>
            </w:r>
            <w:r>
              <w:rPr>
                <w:webHidden/>
              </w:rPr>
              <w:fldChar w:fldCharType="begin"/>
            </w:r>
            <w:r>
              <w:rPr>
                <w:webHidden/>
              </w:rPr>
              <w:instrText xml:space="preserve"> PAGEREF _Toc9152415 \h </w:instrText>
            </w:r>
            <w:r>
              <w:rPr>
                <w:webHidden/>
              </w:rPr>
            </w:r>
            <w:r>
              <w:rPr>
                <w:webHidden/>
              </w:rPr>
              <w:fldChar w:fldCharType="separate"/>
            </w:r>
            <w:r>
              <w:rPr>
                <w:webHidden/>
              </w:rPr>
              <w:t>4</w:t>
            </w:r>
            <w:r>
              <w:rPr>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16" w:history="1">
            <w:r w:rsidRPr="00D82A6D">
              <w:rPr>
                <w:rStyle w:val="Hyperlink"/>
              </w:rPr>
              <w:t>LỜI MỞ ĐẦU</w:t>
            </w:r>
            <w:r>
              <w:rPr>
                <w:webHidden/>
              </w:rPr>
              <w:tab/>
            </w:r>
            <w:r>
              <w:rPr>
                <w:webHidden/>
              </w:rPr>
              <w:fldChar w:fldCharType="begin"/>
            </w:r>
            <w:r>
              <w:rPr>
                <w:webHidden/>
              </w:rPr>
              <w:instrText xml:space="preserve"> PAGEREF _Toc9152416 \h </w:instrText>
            </w:r>
            <w:r>
              <w:rPr>
                <w:webHidden/>
              </w:rPr>
            </w:r>
            <w:r>
              <w:rPr>
                <w:webHidden/>
              </w:rPr>
              <w:fldChar w:fldCharType="separate"/>
            </w:r>
            <w:r>
              <w:rPr>
                <w:webHidden/>
              </w:rPr>
              <w:t>5</w:t>
            </w:r>
            <w:r>
              <w:rPr>
                <w:webHidden/>
              </w:rPr>
              <w:fldChar w:fldCharType="end"/>
            </w:r>
          </w:hyperlink>
        </w:p>
        <w:p w:rsidR="006D5DDB" w:rsidRDefault="006D5DDB">
          <w:pPr>
            <w:pStyle w:val="TOC2"/>
            <w:tabs>
              <w:tab w:val="right" w:leader="dot" w:pos="9062"/>
            </w:tabs>
            <w:rPr>
              <w:rFonts w:eastAsiaTheme="minorEastAsia"/>
              <w:noProof/>
            </w:rPr>
          </w:pPr>
          <w:hyperlink w:anchor="_Toc9152417" w:history="1">
            <w:r w:rsidRPr="00D82A6D">
              <w:rPr>
                <w:rStyle w:val="Hyperlink"/>
                <w:noProof/>
              </w:rPr>
              <w:t>1. Lý do chọn đề tài</w:t>
            </w:r>
            <w:r>
              <w:rPr>
                <w:noProof/>
                <w:webHidden/>
              </w:rPr>
              <w:tab/>
            </w:r>
            <w:r>
              <w:rPr>
                <w:noProof/>
                <w:webHidden/>
              </w:rPr>
              <w:fldChar w:fldCharType="begin"/>
            </w:r>
            <w:r>
              <w:rPr>
                <w:noProof/>
                <w:webHidden/>
              </w:rPr>
              <w:instrText xml:space="preserve"> PAGEREF _Toc9152417 \h </w:instrText>
            </w:r>
            <w:r>
              <w:rPr>
                <w:noProof/>
                <w:webHidden/>
              </w:rPr>
            </w:r>
            <w:r>
              <w:rPr>
                <w:noProof/>
                <w:webHidden/>
              </w:rPr>
              <w:fldChar w:fldCharType="separate"/>
            </w:r>
            <w:r>
              <w:rPr>
                <w:noProof/>
                <w:webHidden/>
              </w:rPr>
              <w:t>5</w:t>
            </w:r>
            <w:r>
              <w:rPr>
                <w:noProof/>
                <w:webHidden/>
              </w:rPr>
              <w:fldChar w:fldCharType="end"/>
            </w:r>
          </w:hyperlink>
        </w:p>
        <w:p w:rsidR="006D5DDB" w:rsidRDefault="006D5DDB">
          <w:pPr>
            <w:pStyle w:val="TOC2"/>
            <w:tabs>
              <w:tab w:val="right" w:leader="dot" w:pos="9062"/>
            </w:tabs>
            <w:rPr>
              <w:rFonts w:eastAsiaTheme="minorEastAsia"/>
              <w:noProof/>
            </w:rPr>
          </w:pPr>
          <w:hyperlink w:anchor="_Toc9152418" w:history="1">
            <w:r w:rsidRPr="00D82A6D">
              <w:rPr>
                <w:rStyle w:val="Hyperlink"/>
                <w:noProof/>
              </w:rPr>
              <w:t>2. Mục tiêu của đề tài</w:t>
            </w:r>
            <w:r>
              <w:rPr>
                <w:noProof/>
                <w:webHidden/>
              </w:rPr>
              <w:tab/>
            </w:r>
            <w:r>
              <w:rPr>
                <w:noProof/>
                <w:webHidden/>
              </w:rPr>
              <w:fldChar w:fldCharType="begin"/>
            </w:r>
            <w:r>
              <w:rPr>
                <w:noProof/>
                <w:webHidden/>
              </w:rPr>
              <w:instrText xml:space="preserve"> PAGEREF _Toc9152418 \h </w:instrText>
            </w:r>
            <w:r>
              <w:rPr>
                <w:noProof/>
                <w:webHidden/>
              </w:rPr>
            </w:r>
            <w:r>
              <w:rPr>
                <w:noProof/>
                <w:webHidden/>
              </w:rPr>
              <w:fldChar w:fldCharType="separate"/>
            </w:r>
            <w:r>
              <w:rPr>
                <w:noProof/>
                <w:webHidden/>
              </w:rPr>
              <w:t>5</w:t>
            </w:r>
            <w:r>
              <w:rPr>
                <w:noProof/>
                <w:webHidden/>
              </w:rPr>
              <w:fldChar w:fldCharType="end"/>
            </w:r>
          </w:hyperlink>
        </w:p>
        <w:p w:rsidR="006D5DDB" w:rsidRDefault="006D5DDB">
          <w:pPr>
            <w:pStyle w:val="TOC2"/>
            <w:tabs>
              <w:tab w:val="right" w:leader="dot" w:pos="9062"/>
            </w:tabs>
            <w:rPr>
              <w:rFonts w:eastAsiaTheme="minorEastAsia"/>
              <w:noProof/>
            </w:rPr>
          </w:pPr>
          <w:hyperlink w:anchor="_Toc9152419" w:history="1">
            <w:r w:rsidRPr="00D82A6D">
              <w:rPr>
                <w:rStyle w:val="Hyperlink"/>
                <w:noProof/>
              </w:rPr>
              <w:t>3. Phương pháp nghiên cứu</w:t>
            </w:r>
            <w:r>
              <w:rPr>
                <w:noProof/>
                <w:webHidden/>
              </w:rPr>
              <w:tab/>
            </w:r>
            <w:r>
              <w:rPr>
                <w:noProof/>
                <w:webHidden/>
              </w:rPr>
              <w:fldChar w:fldCharType="begin"/>
            </w:r>
            <w:r>
              <w:rPr>
                <w:noProof/>
                <w:webHidden/>
              </w:rPr>
              <w:instrText xml:space="preserve"> PAGEREF _Toc9152419 \h </w:instrText>
            </w:r>
            <w:r>
              <w:rPr>
                <w:noProof/>
                <w:webHidden/>
              </w:rPr>
            </w:r>
            <w:r>
              <w:rPr>
                <w:noProof/>
                <w:webHidden/>
              </w:rPr>
              <w:fldChar w:fldCharType="separate"/>
            </w:r>
            <w:r>
              <w:rPr>
                <w:noProof/>
                <w:webHidden/>
              </w:rPr>
              <w:t>6</w:t>
            </w:r>
            <w:r>
              <w:rPr>
                <w:noProof/>
                <w:webHidden/>
              </w:rPr>
              <w:fldChar w:fldCharType="end"/>
            </w:r>
          </w:hyperlink>
        </w:p>
        <w:p w:rsidR="006D5DDB" w:rsidRDefault="006D5DDB">
          <w:pPr>
            <w:pStyle w:val="TOC2"/>
            <w:tabs>
              <w:tab w:val="right" w:leader="dot" w:pos="9062"/>
            </w:tabs>
            <w:rPr>
              <w:rFonts w:eastAsiaTheme="minorEastAsia"/>
              <w:noProof/>
            </w:rPr>
          </w:pPr>
          <w:hyperlink w:anchor="_Toc9152420" w:history="1">
            <w:r w:rsidRPr="00D82A6D">
              <w:rPr>
                <w:rStyle w:val="Hyperlink"/>
                <w:noProof/>
              </w:rPr>
              <w:t>4. Ý nghĩa của đề tài</w:t>
            </w:r>
            <w:r>
              <w:rPr>
                <w:noProof/>
                <w:webHidden/>
              </w:rPr>
              <w:tab/>
            </w:r>
            <w:r>
              <w:rPr>
                <w:noProof/>
                <w:webHidden/>
              </w:rPr>
              <w:fldChar w:fldCharType="begin"/>
            </w:r>
            <w:r>
              <w:rPr>
                <w:noProof/>
                <w:webHidden/>
              </w:rPr>
              <w:instrText xml:space="preserve"> PAGEREF _Toc9152420 \h </w:instrText>
            </w:r>
            <w:r>
              <w:rPr>
                <w:noProof/>
                <w:webHidden/>
              </w:rPr>
            </w:r>
            <w:r>
              <w:rPr>
                <w:noProof/>
                <w:webHidden/>
              </w:rPr>
              <w:fldChar w:fldCharType="separate"/>
            </w:r>
            <w:r>
              <w:rPr>
                <w:noProof/>
                <w:webHidden/>
              </w:rPr>
              <w:t>6</w:t>
            </w:r>
            <w:r>
              <w:rPr>
                <w:noProof/>
                <w:webHidden/>
              </w:rPr>
              <w:fldChar w:fldCharType="end"/>
            </w:r>
          </w:hyperlink>
        </w:p>
        <w:p w:rsidR="006D5DDB" w:rsidRDefault="006D5DDB">
          <w:pPr>
            <w:pStyle w:val="TOC2"/>
            <w:tabs>
              <w:tab w:val="right" w:leader="dot" w:pos="9062"/>
            </w:tabs>
            <w:rPr>
              <w:rFonts w:eastAsiaTheme="minorEastAsia"/>
              <w:noProof/>
            </w:rPr>
          </w:pPr>
          <w:hyperlink w:anchor="_Toc9152421" w:history="1">
            <w:r w:rsidRPr="00D82A6D">
              <w:rPr>
                <w:rStyle w:val="Hyperlink"/>
                <w:noProof/>
              </w:rPr>
              <w:t>5. Kết cấu của đề tài</w:t>
            </w:r>
            <w:r>
              <w:rPr>
                <w:noProof/>
                <w:webHidden/>
              </w:rPr>
              <w:tab/>
            </w:r>
            <w:r>
              <w:rPr>
                <w:noProof/>
                <w:webHidden/>
              </w:rPr>
              <w:fldChar w:fldCharType="begin"/>
            </w:r>
            <w:r>
              <w:rPr>
                <w:noProof/>
                <w:webHidden/>
              </w:rPr>
              <w:instrText xml:space="preserve"> PAGEREF _Toc9152421 \h </w:instrText>
            </w:r>
            <w:r>
              <w:rPr>
                <w:noProof/>
                <w:webHidden/>
              </w:rPr>
            </w:r>
            <w:r>
              <w:rPr>
                <w:noProof/>
                <w:webHidden/>
              </w:rPr>
              <w:fldChar w:fldCharType="separate"/>
            </w:r>
            <w:r>
              <w:rPr>
                <w:noProof/>
                <w:webHidden/>
              </w:rPr>
              <w:t>7</w:t>
            </w:r>
            <w:r>
              <w:rPr>
                <w:noProof/>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22" w:history="1">
            <w:r w:rsidRPr="00D82A6D">
              <w:rPr>
                <w:rStyle w:val="Hyperlink"/>
              </w:rPr>
              <w:t>CHƯƠNG 1. NGÔN NGỮ LẬP TRÌNH VÀ HỆ QUẢN TRỊ CSDL</w:t>
            </w:r>
            <w:r>
              <w:rPr>
                <w:webHidden/>
              </w:rPr>
              <w:tab/>
            </w:r>
            <w:r>
              <w:rPr>
                <w:webHidden/>
              </w:rPr>
              <w:fldChar w:fldCharType="begin"/>
            </w:r>
            <w:r>
              <w:rPr>
                <w:webHidden/>
              </w:rPr>
              <w:instrText xml:space="preserve"> PAGEREF _Toc9152422 \h </w:instrText>
            </w:r>
            <w:r>
              <w:rPr>
                <w:webHidden/>
              </w:rPr>
            </w:r>
            <w:r>
              <w:rPr>
                <w:webHidden/>
              </w:rPr>
              <w:fldChar w:fldCharType="separate"/>
            </w:r>
            <w:r>
              <w:rPr>
                <w:webHidden/>
              </w:rPr>
              <w:t>8</w:t>
            </w:r>
            <w:r>
              <w:rPr>
                <w:webHidden/>
              </w:rPr>
              <w:fldChar w:fldCharType="end"/>
            </w:r>
          </w:hyperlink>
        </w:p>
        <w:p w:rsidR="006D5DDB" w:rsidRDefault="006D5DDB">
          <w:pPr>
            <w:pStyle w:val="TOC2"/>
            <w:tabs>
              <w:tab w:val="right" w:leader="dot" w:pos="9062"/>
            </w:tabs>
            <w:rPr>
              <w:rFonts w:eastAsiaTheme="minorEastAsia"/>
              <w:noProof/>
            </w:rPr>
          </w:pPr>
          <w:hyperlink w:anchor="_Toc9152423" w:history="1">
            <w:r w:rsidRPr="00D82A6D">
              <w:rPr>
                <w:rStyle w:val="Hyperlink"/>
                <w:noProof/>
              </w:rPr>
              <w:t>1.1. Ngôn ngữ lập trình</w:t>
            </w:r>
            <w:r>
              <w:rPr>
                <w:noProof/>
                <w:webHidden/>
              </w:rPr>
              <w:tab/>
            </w:r>
            <w:r>
              <w:rPr>
                <w:noProof/>
                <w:webHidden/>
              </w:rPr>
              <w:fldChar w:fldCharType="begin"/>
            </w:r>
            <w:r>
              <w:rPr>
                <w:noProof/>
                <w:webHidden/>
              </w:rPr>
              <w:instrText xml:space="preserve"> PAGEREF _Toc9152423 \h </w:instrText>
            </w:r>
            <w:r>
              <w:rPr>
                <w:noProof/>
                <w:webHidden/>
              </w:rPr>
            </w:r>
            <w:r>
              <w:rPr>
                <w:noProof/>
                <w:webHidden/>
              </w:rPr>
              <w:fldChar w:fldCharType="separate"/>
            </w:r>
            <w:r>
              <w:rPr>
                <w:noProof/>
                <w:webHidden/>
              </w:rPr>
              <w:t>8</w:t>
            </w:r>
            <w:r>
              <w:rPr>
                <w:noProof/>
                <w:webHidden/>
              </w:rPr>
              <w:fldChar w:fldCharType="end"/>
            </w:r>
          </w:hyperlink>
        </w:p>
        <w:p w:rsidR="006D5DDB" w:rsidRDefault="006D5DDB">
          <w:pPr>
            <w:pStyle w:val="TOC2"/>
            <w:tabs>
              <w:tab w:val="right" w:leader="dot" w:pos="9062"/>
            </w:tabs>
            <w:rPr>
              <w:rFonts w:eastAsiaTheme="minorEastAsia"/>
              <w:noProof/>
            </w:rPr>
          </w:pPr>
          <w:hyperlink w:anchor="_Toc9152424" w:history="1">
            <w:r w:rsidRPr="00D82A6D">
              <w:rPr>
                <w:rStyle w:val="Hyperlink"/>
                <w:noProof/>
              </w:rPr>
              <w:t>1.2. Ngôn ngữ lập trình PHP</w:t>
            </w:r>
            <w:r>
              <w:rPr>
                <w:noProof/>
                <w:webHidden/>
              </w:rPr>
              <w:tab/>
            </w:r>
            <w:r>
              <w:rPr>
                <w:noProof/>
                <w:webHidden/>
              </w:rPr>
              <w:fldChar w:fldCharType="begin"/>
            </w:r>
            <w:r>
              <w:rPr>
                <w:noProof/>
                <w:webHidden/>
              </w:rPr>
              <w:instrText xml:space="preserve"> PAGEREF _Toc9152424 \h </w:instrText>
            </w:r>
            <w:r>
              <w:rPr>
                <w:noProof/>
                <w:webHidden/>
              </w:rPr>
            </w:r>
            <w:r>
              <w:rPr>
                <w:noProof/>
                <w:webHidden/>
              </w:rPr>
              <w:fldChar w:fldCharType="separate"/>
            </w:r>
            <w:r>
              <w:rPr>
                <w:noProof/>
                <w:webHidden/>
              </w:rPr>
              <w:t>8</w:t>
            </w:r>
            <w:r>
              <w:rPr>
                <w:noProof/>
                <w:webHidden/>
              </w:rPr>
              <w:fldChar w:fldCharType="end"/>
            </w:r>
          </w:hyperlink>
        </w:p>
        <w:p w:rsidR="006D5DDB" w:rsidRDefault="006D5DDB">
          <w:pPr>
            <w:pStyle w:val="TOC2"/>
            <w:tabs>
              <w:tab w:val="right" w:leader="dot" w:pos="9062"/>
            </w:tabs>
            <w:rPr>
              <w:rFonts w:eastAsiaTheme="minorEastAsia"/>
              <w:noProof/>
            </w:rPr>
          </w:pPr>
          <w:hyperlink w:anchor="_Toc9152425" w:history="1">
            <w:r w:rsidRPr="00D82A6D">
              <w:rPr>
                <w:rStyle w:val="Hyperlink"/>
                <w:noProof/>
              </w:rPr>
              <w:t>1.3. Hệ quản trị cơ sở dữ liệu MySQL</w:t>
            </w:r>
            <w:r>
              <w:rPr>
                <w:noProof/>
                <w:webHidden/>
              </w:rPr>
              <w:tab/>
            </w:r>
            <w:r>
              <w:rPr>
                <w:noProof/>
                <w:webHidden/>
              </w:rPr>
              <w:fldChar w:fldCharType="begin"/>
            </w:r>
            <w:r>
              <w:rPr>
                <w:noProof/>
                <w:webHidden/>
              </w:rPr>
              <w:instrText xml:space="preserve"> PAGEREF _Toc9152425 \h </w:instrText>
            </w:r>
            <w:r>
              <w:rPr>
                <w:noProof/>
                <w:webHidden/>
              </w:rPr>
            </w:r>
            <w:r>
              <w:rPr>
                <w:noProof/>
                <w:webHidden/>
              </w:rPr>
              <w:fldChar w:fldCharType="separate"/>
            </w:r>
            <w:r>
              <w:rPr>
                <w:noProof/>
                <w:webHidden/>
              </w:rPr>
              <w:t>10</w:t>
            </w:r>
            <w:r>
              <w:rPr>
                <w:noProof/>
                <w:webHidden/>
              </w:rPr>
              <w:fldChar w:fldCharType="end"/>
            </w:r>
          </w:hyperlink>
        </w:p>
        <w:p w:rsidR="006D5DDB" w:rsidRDefault="006D5DDB">
          <w:pPr>
            <w:pStyle w:val="TOC2"/>
            <w:tabs>
              <w:tab w:val="right" w:leader="dot" w:pos="9062"/>
            </w:tabs>
            <w:rPr>
              <w:rFonts w:eastAsiaTheme="minorEastAsia"/>
              <w:noProof/>
            </w:rPr>
          </w:pPr>
          <w:hyperlink w:anchor="_Toc9152426" w:history="1">
            <w:r w:rsidRPr="00D82A6D">
              <w:rPr>
                <w:rStyle w:val="Hyperlink"/>
                <w:noProof/>
              </w:rPr>
              <w:t>1.4. Máy chủ web Xampp</w:t>
            </w:r>
            <w:r>
              <w:rPr>
                <w:noProof/>
                <w:webHidden/>
              </w:rPr>
              <w:tab/>
            </w:r>
            <w:r>
              <w:rPr>
                <w:noProof/>
                <w:webHidden/>
              </w:rPr>
              <w:fldChar w:fldCharType="begin"/>
            </w:r>
            <w:r>
              <w:rPr>
                <w:noProof/>
                <w:webHidden/>
              </w:rPr>
              <w:instrText xml:space="preserve"> PAGEREF _Toc9152426 \h </w:instrText>
            </w:r>
            <w:r>
              <w:rPr>
                <w:noProof/>
                <w:webHidden/>
              </w:rPr>
            </w:r>
            <w:r>
              <w:rPr>
                <w:noProof/>
                <w:webHidden/>
              </w:rPr>
              <w:fldChar w:fldCharType="separate"/>
            </w:r>
            <w:r>
              <w:rPr>
                <w:noProof/>
                <w:webHidden/>
              </w:rPr>
              <w:t>11</w:t>
            </w:r>
            <w:r>
              <w:rPr>
                <w:noProof/>
                <w:webHidden/>
              </w:rPr>
              <w:fldChar w:fldCharType="end"/>
            </w:r>
          </w:hyperlink>
        </w:p>
        <w:p w:rsidR="006D5DDB" w:rsidRDefault="006D5DDB">
          <w:pPr>
            <w:pStyle w:val="TOC2"/>
            <w:tabs>
              <w:tab w:val="right" w:leader="dot" w:pos="9062"/>
            </w:tabs>
            <w:rPr>
              <w:rFonts w:eastAsiaTheme="minorEastAsia"/>
              <w:noProof/>
            </w:rPr>
          </w:pPr>
          <w:hyperlink w:anchor="_Toc9152427" w:history="1">
            <w:r w:rsidRPr="00D82A6D">
              <w:rPr>
                <w:rStyle w:val="Hyperlink"/>
                <w:noProof/>
              </w:rPr>
              <w:t>1.5. Các framework lập trình sử dụng nền tảng PHP</w:t>
            </w:r>
            <w:r>
              <w:rPr>
                <w:noProof/>
                <w:webHidden/>
              </w:rPr>
              <w:tab/>
            </w:r>
            <w:r>
              <w:rPr>
                <w:noProof/>
                <w:webHidden/>
              </w:rPr>
              <w:fldChar w:fldCharType="begin"/>
            </w:r>
            <w:r>
              <w:rPr>
                <w:noProof/>
                <w:webHidden/>
              </w:rPr>
              <w:instrText xml:space="preserve"> PAGEREF _Toc9152427 \h </w:instrText>
            </w:r>
            <w:r>
              <w:rPr>
                <w:noProof/>
                <w:webHidden/>
              </w:rPr>
            </w:r>
            <w:r>
              <w:rPr>
                <w:noProof/>
                <w:webHidden/>
              </w:rPr>
              <w:fldChar w:fldCharType="separate"/>
            </w:r>
            <w:r>
              <w:rPr>
                <w:noProof/>
                <w:webHidden/>
              </w:rPr>
              <w:t>11</w:t>
            </w:r>
            <w:r>
              <w:rPr>
                <w:noProof/>
                <w:webHidden/>
              </w:rPr>
              <w:fldChar w:fldCharType="end"/>
            </w:r>
          </w:hyperlink>
        </w:p>
        <w:p w:rsidR="006D5DDB" w:rsidRDefault="006D5DDB">
          <w:pPr>
            <w:pStyle w:val="TOC2"/>
            <w:tabs>
              <w:tab w:val="right" w:leader="dot" w:pos="9062"/>
            </w:tabs>
            <w:rPr>
              <w:rFonts w:eastAsiaTheme="minorEastAsia"/>
              <w:noProof/>
            </w:rPr>
          </w:pPr>
          <w:hyperlink w:anchor="_Toc9152428" w:history="1">
            <w:r w:rsidRPr="00D82A6D">
              <w:rPr>
                <w:rStyle w:val="Hyperlink"/>
                <w:noProof/>
              </w:rPr>
              <w:t>1.6. Framework Yii2</w:t>
            </w:r>
            <w:r>
              <w:rPr>
                <w:noProof/>
                <w:webHidden/>
              </w:rPr>
              <w:tab/>
            </w:r>
            <w:r>
              <w:rPr>
                <w:noProof/>
                <w:webHidden/>
              </w:rPr>
              <w:fldChar w:fldCharType="begin"/>
            </w:r>
            <w:r>
              <w:rPr>
                <w:noProof/>
                <w:webHidden/>
              </w:rPr>
              <w:instrText xml:space="preserve"> PAGEREF _Toc9152428 \h </w:instrText>
            </w:r>
            <w:r>
              <w:rPr>
                <w:noProof/>
                <w:webHidden/>
              </w:rPr>
            </w:r>
            <w:r>
              <w:rPr>
                <w:noProof/>
                <w:webHidden/>
              </w:rPr>
              <w:fldChar w:fldCharType="separate"/>
            </w:r>
            <w:r>
              <w:rPr>
                <w:noProof/>
                <w:webHidden/>
              </w:rPr>
              <w:t>16</w:t>
            </w:r>
            <w:r>
              <w:rPr>
                <w:noProof/>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29" w:history="1">
            <w:r w:rsidRPr="00D82A6D">
              <w:rPr>
                <w:rStyle w:val="Hyperlink"/>
              </w:rPr>
              <w:t>CHƯƠNG 2. PHÂN TÍCH THIẾT KẾ HỆ THỐNG</w:t>
            </w:r>
            <w:r>
              <w:rPr>
                <w:webHidden/>
              </w:rPr>
              <w:tab/>
            </w:r>
            <w:r>
              <w:rPr>
                <w:webHidden/>
              </w:rPr>
              <w:fldChar w:fldCharType="begin"/>
            </w:r>
            <w:r>
              <w:rPr>
                <w:webHidden/>
              </w:rPr>
              <w:instrText xml:space="preserve"> PAGEREF _Toc9152429 \h </w:instrText>
            </w:r>
            <w:r>
              <w:rPr>
                <w:webHidden/>
              </w:rPr>
            </w:r>
            <w:r>
              <w:rPr>
                <w:webHidden/>
              </w:rPr>
              <w:fldChar w:fldCharType="separate"/>
            </w:r>
            <w:r>
              <w:rPr>
                <w:webHidden/>
              </w:rPr>
              <w:t>21</w:t>
            </w:r>
            <w:r>
              <w:rPr>
                <w:webHidden/>
              </w:rPr>
              <w:fldChar w:fldCharType="end"/>
            </w:r>
          </w:hyperlink>
        </w:p>
        <w:p w:rsidR="006D5DDB" w:rsidRDefault="006D5DDB">
          <w:pPr>
            <w:pStyle w:val="TOC2"/>
            <w:tabs>
              <w:tab w:val="right" w:leader="dot" w:pos="9062"/>
            </w:tabs>
            <w:rPr>
              <w:rFonts w:eastAsiaTheme="minorEastAsia"/>
              <w:noProof/>
            </w:rPr>
          </w:pPr>
          <w:hyperlink w:anchor="_Toc9152430" w:history="1">
            <w:r w:rsidRPr="00D82A6D">
              <w:rPr>
                <w:rStyle w:val="Hyperlink"/>
                <w:noProof/>
              </w:rPr>
              <w:t>2.1. Khảo sát đặc tả yêu cầu</w:t>
            </w:r>
            <w:r>
              <w:rPr>
                <w:noProof/>
                <w:webHidden/>
              </w:rPr>
              <w:tab/>
            </w:r>
            <w:r>
              <w:rPr>
                <w:noProof/>
                <w:webHidden/>
              </w:rPr>
              <w:fldChar w:fldCharType="begin"/>
            </w:r>
            <w:r>
              <w:rPr>
                <w:noProof/>
                <w:webHidden/>
              </w:rPr>
              <w:instrText xml:space="preserve"> PAGEREF _Toc9152430 \h </w:instrText>
            </w:r>
            <w:r>
              <w:rPr>
                <w:noProof/>
                <w:webHidden/>
              </w:rPr>
            </w:r>
            <w:r>
              <w:rPr>
                <w:noProof/>
                <w:webHidden/>
              </w:rPr>
              <w:fldChar w:fldCharType="separate"/>
            </w:r>
            <w:r>
              <w:rPr>
                <w:noProof/>
                <w:webHidden/>
              </w:rPr>
              <w:t>21</w:t>
            </w:r>
            <w:r>
              <w:rPr>
                <w:noProof/>
                <w:webHidden/>
              </w:rPr>
              <w:fldChar w:fldCharType="end"/>
            </w:r>
          </w:hyperlink>
        </w:p>
        <w:p w:rsidR="006D5DDB" w:rsidRDefault="006D5DDB">
          <w:pPr>
            <w:pStyle w:val="TOC2"/>
            <w:tabs>
              <w:tab w:val="right" w:leader="dot" w:pos="9062"/>
            </w:tabs>
            <w:rPr>
              <w:rFonts w:eastAsiaTheme="minorEastAsia"/>
              <w:noProof/>
            </w:rPr>
          </w:pPr>
          <w:hyperlink w:anchor="_Toc9152431" w:history="1">
            <w:r w:rsidRPr="00D82A6D">
              <w:rPr>
                <w:rStyle w:val="Hyperlink"/>
                <w:noProof/>
              </w:rPr>
              <w:t>2.2. Các yêu cầu phi chức năng</w:t>
            </w:r>
            <w:r>
              <w:rPr>
                <w:noProof/>
                <w:webHidden/>
              </w:rPr>
              <w:tab/>
            </w:r>
            <w:r>
              <w:rPr>
                <w:noProof/>
                <w:webHidden/>
              </w:rPr>
              <w:fldChar w:fldCharType="begin"/>
            </w:r>
            <w:r>
              <w:rPr>
                <w:noProof/>
                <w:webHidden/>
              </w:rPr>
              <w:instrText xml:space="preserve"> PAGEREF _Toc9152431 \h </w:instrText>
            </w:r>
            <w:r>
              <w:rPr>
                <w:noProof/>
                <w:webHidden/>
              </w:rPr>
            </w:r>
            <w:r>
              <w:rPr>
                <w:noProof/>
                <w:webHidden/>
              </w:rPr>
              <w:fldChar w:fldCharType="separate"/>
            </w:r>
            <w:r>
              <w:rPr>
                <w:noProof/>
                <w:webHidden/>
              </w:rPr>
              <w:t>21</w:t>
            </w:r>
            <w:r>
              <w:rPr>
                <w:noProof/>
                <w:webHidden/>
              </w:rPr>
              <w:fldChar w:fldCharType="end"/>
            </w:r>
          </w:hyperlink>
        </w:p>
        <w:p w:rsidR="006D5DDB" w:rsidRDefault="006D5DDB">
          <w:pPr>
            <w:pStyle w:val="TOC2"/>
            <w:tabs>
              <w:tab w:val="right" w:leader="dot" w:pos="9062"/>
            </w:tabs>
            <w:rPr>
              <w:rFonts w:eastAsiaTheme="minorEastAsia"/>
              <w:noProof/>
            </w:rPr>
          </w:pPr>
          <w:hyperlink w:anchor="_Toc9152432" w:history="1">
            <w:r w:rsidRPr="00D82A6D">
              <w:rPr>
                <w:rStyle w:val="Hyperlink"/>
                <w:noProof/>
              </w:rPr>
              <w:t>2.3. Phân tích thiết kế hệ thống</w:t>
            </w:r>
            <w:r>
              <w:rPr>
                <w:noProof/>
                <w:webHidden/>
              </w:rPr>
              <w:tab/>
            </w:r>
            <w:r>
              <w:rPr>
                <w:noProof/>
                <w:webHidden/>
              </w:rPr>
              <w:fldChar w:fldCharType="begin"/>
            </w:r>
            <w:r>
              <w:rPr>
                <w:noProof/>
                <w:webHidden/>
              </w:rPr>
              <w:instrText xml:space="preserve"> PAGEREF _Toc9152432 \h </w:instrText>
            </w:r>
            <w:r>
              <w:rPr>
                <w:noProof/>
                <w:webHidden/>
              </w:rPr>
            </w:r>
            <w:r>
              <w:rPr>
                <w:noProof/>
                <w:webHidden/>
              </w:rPr>
              <w:fldChar w:fldCharType="separate"/>
            </w:r>
            <w:r>
              <w:rPr>
                <w:noProof/>
                <w:webHidden/>
              </w:rPr>
              <w:t>21</w:t>
            </w:r>
            <w:r>
              <w:rPr>
                <w:noProof/>
                <w:webHidden/>
              </w:rPr>
              <w:fldChar w:fldCharType="end"/>
            </w:r>
          </w:hyperlink>
        </w:p>
        <w:p w:rsidR="006D5DDB" w:rsidRDefault="006D5DDB">
          <w:pPr>
            <w:pStyle w:val="TOC2"/>
            <w:tabs>
              <w:tab w:val="right" w:leader="dot" w:pos="9062"/>
            </w:tabs>
            <w:rPr>
              <w:rFonts w:eastAsiaTheme="minorEastAsia"/>
              <w:noProof/>
            </w:rPr>
          </w:pPr>
          <w:hyperlink w:anchor="_Toc9152433" w:history="1">
            <w:r w:rsidRPr="00D82A6D">
              <w:rPr>
                <w:rStyle w:val="Hyperlink"/>
                <w:noProof/>
              </w:rPr>
              <w:t>2.4. Thiết kế cơ sở dữ liệu</w:t>
            </w:r>
            <w:r>
              <w:rPr>
                <w:noProof/>
                <w:webHidden/>
              </w:rPr>
              <w:tab/>
            </w:r>
            <w:r>
              <w:rPr>
                <w:noProof/>
                <w:webHidden/>
              </w:rPr>
              <w:fldChar w:fldCharType="begin"/>
            </w:r>
            <w:r>
              <w:rPr>
                <w:noProof/>
                <w:webHidden/>
              </w:rPr>
              <w:instrText xml:space="preserve"> PAGEREF _Toc9152433 \h </w:instrText>
            </w:r>
            <w:r>
              <w:rPr>
                <w:noProof/>
                <w:webHidden/>
              </w:rPr>
            </w:r>
            <w:r>
              <w:rPr>
                <w:noProof/>
                <w:webHidden/>
              </w:rPr>
              <w:fldChar w:fldCharType="separate"/>
            </w:r>
            <w:r>
              <w:rPr>
                <w:noProof/>
                <w:webHidden/>
              </w:rPr>
              <w:t>23</w:t>
            </w:r>
            <w:r>
              <w:rPr>
                <w:noProof/>
                <w:webHidden/>
              </w:rPr>
              <w:fldChar w:fldCharType="end"/>
            </w:r>
          </w:hyperlink>
        </w:p>
        <w:p w:rsidR="006D5DDB" w:rsidRDefault="006D5DDB">
          <w:pPr>
            <w:pStyle w:val="TOC2"/>
            <w:tabs>
              <w:tab w:val="right" w:leader="dot" w:pos="9062"/>
            </w:tabs>
            <w:rPr>
              <w:rFonts w:eastAsiaTheme="minorEastAsia"/>
              <w:noProof/>
            </w:rPr>
          </w:pPr>
          <w:hyperlink w:anchor="_Toc9152434" w:history="1">
            <w:r w:rsidRPr="00D82A6D">
              <w:rPr>
                <w:rStyle w:val="Hyperlink"/>
                <w:noProof/>
              </w:rPr>
              <w:t>2.5. Biểu đồ dữ liệu quan hệ giữa các bảng</w:t>
            </w:r>
            <w:r>
              <w:rPr>
                <w:noProof/>
                <w:webHidden/>
              </w:rPr>
              <w:tab/>
            </w:r>
            <w:r>
              <w:rPr>
                <w:noProof/>
                <w:webHidden/>
              </w:rPr>
              <w:fldChar w:fldCharType="begin"/>
            </w:r>
            <w:r>
              <w:rPr>
                <w:noProof/>
                <w:webHidden/>
              </w:rPr>
              <w:instrText xml:space="preserve"> PAGEREF _Toc9152434 \h </w:instrText>
            </w:r>
            <w:r>
              <w:rPr>
                <w:noProof/>
                <w:webHidden/>
              </w:rPr>
            </w:r>
            <w:r>
              <w:rPr>
                <w:noProof/>
                <w:webHidden/>
              </w:rPr>
              <w:fldChar w:fldCharType="separate"/>
            </w:r>
            <w:r>
              <w:rPr>
                <w:noProof/>
                <w:webHidden/>
              </w:rPr>
              <w:t>36</w:t>
            </w:r>
            <w:r>
              <w:rPr>
                <w:noProof/>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35" w:history="1">
            <w:r w:rsidRPr="00D82A6D">
              <w:rPr>
                <w:rStyle w:val="Hyperlink"/>
              </w:rPr>
              <w:t>CHƯƠNG 3. XÂY DỰNG VÀ CÀI ĐẶT CHƯƠNG TRÌNH</w:t>
            </w:r>
            <w:r>
              <w:rPr>
                <w:webHidden/>
              </w:rPr>
              <w:tab/>
            </w:r>
            <w:r>
              <w:rPr>
                <w:webHidden/>
              </w:rPr>
              <w:fldChar w:fldCharType="begin"/>
            </w:r>
            <w:r>
              <w:rPr>
                <w:webHidden/>
              </w:rPr>
              <w:instrText xml:space="preserve"> PAGEREF _Toc9152435 \h </w:instrText>
            </w:r>
            <w:r>
              <w:rPr>
                <w:webHidden/>
              </w:rPr>
            </w:r>
            <w:r>
              <w:rPr>
                <w:webHidden/>
              </w:rPr>
              <w:fldChar w:fldCharType="separate"/>
            </w:r>
            <w:r>
              <w:rPr>
                <w:webHidden/>
              </w:rPr>
              <w:t>37</w:t>
            </w:r>
            <w:r>
              <w:rPr>
                <w:webHidden/>
              </w:rPr>
              <w:fldChar w:fldCharType="end"/>
            </w:r>
          </w:hyperlink>
        </w:p>
        <w:p w:rsidR="006D5DDB" w:rsidRDefault="006D5DDB">
          <w:pPr>
            <w:pStyle w:val="TOC2"/>
            <w:tabs>
              <w:tab w:val="right" w:leader="dot" w:pos="9062"/>
            </w:tabs>
            <w:rPr>
              <w:rFonts w:eastAsiaTheme="minorEastAsia"/>
              <w:noProof/>
            </w:rPr>
          </w:pPr>
          <w:hyperlink w:anchor="_Toc9152436" w:history="1">
            <w:r w:rsidRPr="00D82A6D">
              <w:rPr>
                <w:rStyle w:val="Hyperlink"/>
                <w:noProof/>
              </w:rPr>
              <w:t>3.</w:t>
            </w:r>
            <w:r w:rsidRPr="00D82A6D">
              <w:rPr>
                <w:rStyle w:val="Hyperlink"/>
                <w:noProof/>
                <w:lang w:val="vi-VN"/>
              </w:rPr>
              <w:t>1</w:t>
            </w:r>
            <w:r w:rsidRPr="00D82A6D">
              <w:rPr>
                <w:rStyle w:val="Hyperlink"/>
                <w:noProof/>
              </w:rPr>
              <w:t>. Cài đặt ứng dụng</w:t>
            </w:r>
            <w:r>
              <w:rPr>
                <w:noProof/>
                <w:webHidden/>
              </w:rPr>
              <w:tab/>
            </w:r>
            <w:r>
              <w:rPr>
                <w:noProof/>
                <w:webHidden/>
              </w:rPr>
              <w:fldChar w:fldCharType="begin"/>
            </w:r>
            <w:r>
              <w:rPr>
                <w:noProof/>
                <w:webHidden/>
              </w:rPr>
              <w:instrText xml:space="preserve"> PAGEREF _Toc9152436 \h </w:instrText>
            </w:r>
            <w:r>
              <w:rPr>
                <w:noProof/>
                <w:webHidden/>
              </w:rPr>
            </w:r>
            <w:r>
              <w:rPr>
                <w:noProof/>
                <w:webHidden/>
              </w:rPr>
              <w:fldChar w:fldCharType="separate"/>
            </w:r>
            <w:r>
              <w:rPr>
                <w:noProof/>
                <w:webHidden/>
              </w:rPr>
              <w:t>37</w:t>
            </w:r>
            <w:r>
              <w:rPr>
                <w:noProof/>
                <w:webHidden/>
              </w:rPr>
              <w:fldChar w:fldCharType="end"/>
            </w:r>
          </w:hyperlink>
        </w:p>
        <w:p w:rsidR="006D5DDB" w:rsidRDefault="006D5DDB">
          <w:pPr>
            <w:pStyle w:val="TOC3"/>
            <w:tabs>
              <w:tab w:val="right" w:leader="dot" w:pos="9062"/>
            </w:tabs>
            <w:rPr>
              <w:rFonts w:eastAsiaTheme="minorEastAsia"/>
              <w:noProof/>
            </w:rPr>
          </w:pPr>
          <w:hyperlink w:anchor="_Toc9152437" w:history="1">
            <w:r w:rsidRPr="00D82A6D">
              <w:rPr>
                <w:rStyle w:val="Hyperlink"/>
                <w:noProof/>
                <w:lang w:val="vi-VN"/>
              </w:rPr>
              <w:t>3.1.1. Cài đặt ứng dụng</w:t>
            </w:r>
            <w:r>
              <w:rPr>
                <w:noProof/>
                <w:webHidden/>
              </w:rPr>
              <w:tab/>
            </w:r>
            <w:r>
              <w:rPr>
                <w:noProof/>
                <w:webHidden/>
              </w:rPr>
              <w:fldChar w:fldCharType="begin"/>
            </w:r>
            <w:r>
              <w:rPr>
                <w:noProof/>
                <w:webHidden/>
              </w:rPr>
              <w:instrText xml:space="preserve"> PAGEREF _Toc9152437 \h </w:instrText>
            </w:r>
            <w:r>
              <w:rPr>
                <w:noProof/>
                <w:webHidden/>
              </w:rPr>
            </w:r>
            <w:r>
              <w:rPr>
                <w:noProof/>
                <w:webHidden/>
              </w:rPr>
              <w:fldChar w:fldCharType="separate"/>
            </w:r>
            <w:r>
              <w:rPr>
                <w:noProof/>
                <w:webHidden/>
              </w:rPr>
              <w:t>37</w:t>
            </w:r>
            <w:r>
              <w:rPr>
                <w:noProof/>
                <w:webHidden/>
              </w:rPr>
              <w:fldChar w:fldCharType="end"/>
            </w:r>
          </w:hyperlink>
        </w:p>
        <w:p w:rsidR="006D5DDB" w:rsidRDefault="006D5DDB">
          <w:pPr>
            <w:pStyle w:val="TOC3"/>
            <w:tabs>
              <w:tab w:val="right" w:leader="dot" w:pos="9062"/>
            </w:tabs>
            <w:rPr>
              <w:rFonts w:eastAsiaTheme="minorEastAsia"/>
              <w:noProof/>
            </w:rPr>
          </w:pPr>
          <w:hyperlink w:anchor="_Toc9152438" w:history="1">
            <w:r w:rsidRPr="00D82A6D">
              <w:rPr>
                <w:rStyle w:val="Hyperlink"/>
                <w:noProof/>
                <w:lang w:val="vi-VN"/>
              </w:rPr>
              <w:t>3.1.2. Phương án xử lý yêu cầu bài toán</w:t>
            </w:r>
            <w:r>
              <w:rPr>
                <w:noProof/>
                <w:webHidden/>
              </w:rPr>
              <w:tab/>
            </w:r>
            <w:r>
              <w:rPr>
                <w:noProof/>
                <w:webHidden/>
              </w:rPr>
              <w:fldChar w:fldCharType="begin"/>
            </w:r>
            <w:r>
              <w:rPr>
                <w:noProof/>
                <w:webHidden/>
              </w:rPr>
              <w:instrText xml:space="preserve"> PAGEREF _Toc9152438 \h </w:instrText>
            </w:r>
            <w:r>
              <w:rPr>
                <w:noProof/>
                <w:webHidden/>
              </w:rPr>
            </w:r>
            <w:r>
              <w:rPr>
                <w:noProof/>
                <w:webHidden/>
              </w:rPr>
              <w:fldChar w:fldCharType="separate"/>
            </w:r>
            <w:r>
              <w:rPr>
                <w:noProof/>
                <w:webHidden/>
              </w:rPr>
              <w:t>37</w:t>
            </w:r>
            <w:r>
              <w:rPr>
                <w:noProof/>
                <w:webHidden/>
              </w:rPr>
              <w:fldChar w:fldCharType="end"/>
            </w:r>
          </w:hyperlink>
        </w:p>
        <w:p w:rsidR="006D5DDB" w:rsidRDefault="006D5DDB">
          <w:pPr>
            <w:pStyle w:val="TOC2"/>
            <w:tabs>
              <w:tab w:val="right" w:leader="dot" w:pos="9062"/>
            </w:tabs>
            <w:rPr>
              <w:rFonts w:eastAsiaTheme="minorEastAsia"/>
              <w:noProof/>
            </w:rPr>
          </w:pPr>
          <w:hyperlink w:anchor="_Toc9152439" w:history="1">
            <w:r w:rsidRPr="00D82A6D">
              <w:rPr>
                <w:rStyle w:val="Hyperlink"/>
                <w:noProof/>
                <w:lang w:val="vi-VN"/>
              </w:rPr>
              <w:t>3.2. Một số kết quả đạt được</w:t>
            </w:r>
            <w:r>
              <w:rPr>
                <w:noProof/>
                <w:webHidden/>
              </w:rPr>
              <w:tab/>
            </w:r>
            <w:r>
              <w:rPr>
                <w:noProof/>
                <w:webHidden/>
              </w:rPr>
              <w:fldChar w:fldCharType="begin"/>
            </w:r>
            <w:r>
              <w:rPr>
                <w:noProof/>
                <w:webHidden/>
              </w:rPr>
              <w:instrText xml:space="preserve"> PAGEREF _Toc9152439 \h </w:instrText>
            </w:r>
            <w:r>
              <w:rPr>
                <w:noProof/>
                <w:webHidden/>
              </w:rPr>
            </w:r>
            <w:r>
              <w:rPr>
                <w:noProof/>
                <w:webHidden/>
              </w:rPr>
              <w:fldChar w:fldCharType="separate"/>
            </w:r>
            <w:r>
              <w:rPr>
                <w:noProof/>
                <w:webHidden/>
              </w:rPr>
              <w:t>38</w:t>
            </w:r>
            <w:r>
              <w:rPr>
                <w:noProof/>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40" w:history="1">
            <w:r w:rsidRPr="00D82A6D">
              <w:rPr>
                <w:rStyle w:val="Hyperlink"/>
              </w:rPr>
              <w:t>KẾT LUẬN</w:t>
            </w:r>
            <w:r>
              <w:rPr>
                <w:webHidden/>
              </w:rPr>
              <w:tab/>
            </w:r>
            <w:r>
              <w:rPr>
                <w:webHidden/>
              </w:rPr>
              <w:fldChar w:fldCharType="begin"/>
            </w:r>
            <w:r>
              <w:rPr>
                <w:webHidden/>
              </w:rPr>
              <w:instrText xml:space="preserve"> PAGEREF _Toc9152440 \h </w:instrText>
            </w:r>
            <w:r>
              <w:rPr>
                <w:webHidden/>
              </w:rPr>
            </w:r>
            <w:r>
              <w:rPr>
                <w:webHidden/>
              </w:rPr>
              <w:fldChar w:fldCharType="separate"/>
            </w:r>
            <w:r>
              <w:rPr>
                <w:webHidden/>
              </w:rPr>
              <w:t>48</w:t>
            </w:r>
            <w:r>
              <w:rPr>
                <w:webHidden/>
              </w:rPr>
              <w:fldChar w:fldCharType="end"/>
            </w:r>
          </w:hyperlink>
        </w:p>
        <w:p w:rsidR="006D5DDB" w:rsidRDefault="006D5DDB">
          <w:pPr>
            <w:pStyle w:val="TOC2"/>
            <w:tabs>
              <w:tab w:val="right" w:leader="dot" w:pos="9062"/>
            </w:tabs>
            <w:rPr>
              <w:rFonts w:eastAsiaTheme="minorEastAsia"/>
              <w:noProof/>
            </w:rPr>
          </w:pPr>
          <w:hyperlink w:anchor="_Toc9152441" w:history="1">
            <w:r w:rsidRPr="00D82A6D">
              <w:rPr>
                <w:rStyle w:val="Hyperlink"/>
                <w:noProof/>
              </w:rPr>
              <w:t>1. Đánh giá kết quả của đề tài</w:t>
            </w:r>
            <w:r>
              <w:rPr>
                <w:noProof/>
                <w:webHidden/>
              </w:rPr>
              <w:tab/>
            </w:r>
            <w:r>
              <w:rPr>
                <w:noProof/>
                <w:webHidden/>
              </w:rPr>
              <w:fldChar w:fldCharType="begin"/>
            </w:r>
            <w:r>
              <w:rPr>
                <w:noProof/>
                <w:webHidden/>
              </w:rPr>
              <w:instrText xml:space="preserve"> PAGEREF _Toc9152441 \h </w:instrText>
            </w:r>
            <w:r>
              <w:rPr>
                <w:noProof/>
                <w:webHidden/>
              </w:rPr>
            </w:r>
            <w:r>
              <w:rPr>
                <w:noProof/>
                <w:webHidden/>
              </w:rPr>
              <w:fldChar w:fldCharType="separate"/>
            </w:r>
            <w:r>
              <w:rPr>
                <w:noProof/>
                <w:webHidden/>
              </w:rPr>
              <w:t>48</w:t>
            </w:r>
            <w:r>
              <w:rPr>
                <w:noProof/>
                <w:webHidden/>
              </w:rPr>
              <w:fldChar w:fldCharType="end"/>
            </w:r>
          </w:hyperlink>
        </w:p>
        <w:p w:rsidR="006D5DDB" w:rsidRDefault="006D5DDB">
          <w:pPr>
            <w:pStyle w:val="TOC2"/>
            <w:tabs>
              <w:tab w:val="right" w:leader="dot" w:pos="9062"/>
            </w:tabs>
            <w:rPr>
              <w:rFonts w:eastAsiaTheme="minorEastAsia"/>
              <w:noProof/>
            </w:rPr>
          </w:pPr>
          <w:hyperlink w:anchor="_Toc9152442" w:history="1">
            <w:r w:rsidRPr="00D82A6D">
              <w:rPr>
                <w:rStyle w:val="Hyperlink"/>
                <w:noProof/>
              </w:rPr>
              <w:t>2. Hướng phát triển tiếp theo của đề tài</w:t>
            </w:r>
            <w:r>
              <w:rPr>
                <w:noProof/>
                <w:webHidden/>
              </w:rPr>
              <w:tab/>
            </w:r>
            <w:r>
              <w:rPr>
                <w:noProof/>
                <w:webHidden/>
              </w:rPr>
              <w:fldChar w:fldCharType="begin"/>
            </w:r>
            <w:r>
              <w:rPr>
                <w:noProof/>
                <w:webHidden/>
              </w:rPr>
              <w:instrText xml:space="preserve"> PAGEREF _Toc9152442 \h </w:instrText>
            </w:r>
            <w:r>
              <w:rPr>
                <w:noProof/>
                <w:webHidden/>
              </w:rPr>
            </w:r>
            <w:r>
              <w:rPr>
                <w:noProof/>
                <w:webHidden/>
              </w:rPr>
              <w:fldChar w:fldCharType="separate"/>
            </w:r>
            <w:r>
              <w:rPr>
                <w:noProof/>
                <w:webHidden/>
              </w:rPr>
              <w:t>48</w:t>
            </w:r>
            <w:r>
              <w:rPr>
                <w:noProof/>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43" w:history="1">
            <w:r w:rsidRPr="00D82A6D">
              <w:rPr>
                <w:rStyle w:val="Hyperlink"/>
              </w:rPr>
              <w:t>TÀI LIỆU THAM KHẢO</w:t>
            </w:r>
            <w:r>
              <w:rPr>
                <w:webHidden/>
              </w:rPr>
              <w:tab/>
            </w:r>
            <w:r>
              <w:rPr>
                <w:webHidden/>
              </w:rPr>
              <w:fldChar w:fldCharType="begin"/>
            </w:r>
            <w:r>
              <w:rPr>
                <w:webHidden/>
              </w:rPr>
              <w:instrText xml:space="preserve"> PAGEREF _Toc9152443 \h </w:instrText>
            </w:r>
            <w:r>
              <w:rPr>
                <w:webHidden/>
              </w:rPr>
            </w:r>
            <w:r>
              <w:rPr>
                <w:webHidden/>
              </w:rPr>
              <w:fldChar w:fldCharType="separate"/>
            </w:r>
            <w:r>
              <w:rPr>
                <w:webHidden/>
              </w:rPr>
              <w:t>50</w:t>
            </w:r>
            <w:r>
              <w:rPr>
                <w:webHidden/>
              </w:rPr>
              <w:fldChar w:fldCharType="end"/>
            </w:r>
          </w:hyperlink>
        </w:p>
        <w:p w:rsidR="006D5DDB" w:rsidRDefault="006D5DDB" w:rsidP="006D5DDB">
          <w:pPr>
            <w:pStyle w:val="TOC1"/>
            <w:rPr>
              <w:rFonts w:asciiTheme="minorHAnsi" w:eastAsiaTheme="minorEastAsia" w:hAnsiTheme="minorHAnsi" w:cstheme="minorBidi"/>
              <w:sz w:val="22"/>
              <w:szCs w:val="22"/>
            </w:rPr>
          </w:pPr>
          <w:hyperlink w:anchor="_Toc9152444" w:history="1">
            <w:r w:rsidRPr="00D82A6D">
              <w:rPr>
                <w:rStyle w:val="Hyperlink"/>
              </w:rPr>
              <w:t>PHỤ LỤC</w:t>
            </w:r>
            <w:r>
              <w:rPr>
                <w:webHidden/>
              </w:rPr>
              <w:tab/>
            </w:r>
            <w:r>
              <w:rPr>
                <w:webHidden/>
              </w:rPr>
              <w:fldChar w:fldCharType="begin"/>
            </w:r>
            <w:r>
              <w:rPr>
                <w:webHidden/>
              </w:rPr>
              <w:instrText xml:space="preserve"> PAGEREF _Toc9152444 \h </w:instrText>
            </w:r>
            <w:r>
              <w:rPr>
                <w:webHidden/>
              </w:rPr>
            </w:r>
            <w:r>
              <w:rPr>
                <w:webHidden/>
              </w:rPr>
              <w:fldChar w:fldCharType="separate"/>
            </w:r>
            <w:r>
              <w:rPr>
                <w:webHidden/>
              </w:rPr>
              <w:t>51</w:t>
            </w:r>
            <w:r>
              <w:rPr>
                <w:webHidden/>
              </w:rPr>
              <w:fldChar w:fldCharType="end"/>
            </w:r>
          </w:hyperlink>
        </w:p>
        <w:p w:rsidR="00367F8B" w:rsidRPr="003E0C8B" w:rsidDel="006D5DDB" w:rsidRDefault="00367F8B" w:rsidP="006D5DDB">
          <w:pPr>
            <w:pStyle w:val="TOC1"/>
            <w:rPr>
              <w:del w:id="0" w:author="Toản Đinh Quốc" w:date="2019-05-19T09:59:00Z"/>
              <w:rFonts w:eastAsiaTheme="minorEastAsia"/>
            </w:rPr>
            <w:pPrChange w:id="1" w:author="Toản Đinh Quốc" w:date="2019-05-19T10:00:00Z">
              <w:pPr>
                <w:pStyle w:val="TOC1"/>
                <w:spacing w:line="312" w:lineRule="auto"/>
              </w:pPr>
            </w:pPrChange>
          </w:pPr>
          <w:bookmarkStart w:id="2" w:name="_GoBack"/>
          <w:del w:id="3" w:author="Toản Đinh Quốc" w:date="2019-05-19T09:59:00Z">
            <w:r w:rsidRPr="0049548E" w:rsidDel="006D5DDB">
              <w:delText>DANH SÁCH HÌNH VẼ</w:delText>
            </w:r>
            <w:r w:rsidRPr="003E0C8B" w:rsidDel="006D5DDB">
              <w:rPr>
                <w:webHidden/>
              </w:rPr>
              <w:tab/>
            </w:r>
            <w:r w:rsidR="006D5DDB" w:rsidDel="006D5DDB">
              <w:rPr>
                <w:webHidden/>
              </w:rPr>
              <w:delText>2</w:delText>
            </w:r>
          </w:del>
        </w:p>
        <w:p w:rsidR="00367F8B" w:rsidRPr="003E0C8B" w:rsidDel="006D5DDB" w:rsidRDefault="00367F8B" w:rsidP="006D5DDB">
          <w:pPr>
            <w:pStyle w:val="TOC1"/>
            <w:rPr>
              <w:del w:id="4" w:author="Toản Đinh Quốc" w:date="2019-05-19T09:59:00Z"/>
              <w:rFonts w:eastAsiaTheme="minorEastAsia"/>
            </w:rPr>
            <w:pPrChange w:id="5" w:author="Toản Đinh Quốc" w:date="2019-05-19T10:00:00Z">
              <w:pPr>
                <w:pStyle w:val="TOC1"/>
                <w:spacing w:line="312" w:lineRule="auto"/>
              </w:pPr>
            </w:pPrChange>
          </w:pPr>
          <w:del w:id="6" w:author="Toản Đinh Quốc" w:date="2019-05-19T09:59:00Z">
            <w:r w:rsidRPr="006D5DDB" w:rsidDel="006D5DDB">
              <w:rPr>
                <w:rPrChange w:id="7" w:author="Toản Đinh Quốc" w:date="2019-05-19T09:59:00Z">
                  <w:rPr>
                    <w:rStyle w:val="Hyperlink"/>
                    <w:sz w:val="26"/>
                    <w:szCs w:val="26"/>
                  </w:rPr>
                </w:rPrChange>
              </w:rPr>
              <w:delText>DANH SÁCH BẢNG BIỂU</w:delText>
            </w:r>
            <w:r w:rsidRPr="003E0C8B" w:rsidDel="006D5DDB">
              <w:rPr>
                <w:webHidden/>
              </w:rPr>
              <w:tab/>
            </w:r>
            <w:r w:rsidR="006D5DDB" w:rsidDel="006D5DDB">
              <w:rPr>
                <w:webHidden/>
              </w:rPr>
              <w:delText>3</w:delText>
            </w:r>
          </w:del>
        </w:p>
        <w:p w:rsidR="00367F8B" w:rsidRPr="003E0C8B" w:rsidDel="006D5DDB" w:rsidRDefault="00367F8B" w:rsidP="006D5DDB">
          <w:pPr>
            <w:pStyle w:val="TOC1"/>
            <w:rPr>
              <w:del w:id="8" w:author="Toản Đinh Quốc" w:date="2019-05-19T09:59:00Z"/>
              <w:rFonts w:eastAsiaTheme="minorEastAsia"/>
            </w:rPr>
            <w:pPrChange w:id="9" w:author="Toản Đinh Quốc" w:date="2019-05-19T10:00:00Z">
              <w:pPr>
                <w:pStyle w:val="TOC1"/>
                <w:spacing w:line="312" w:lineRule="auto"/>
              </w:pPr>
            </w:pPrChange>
          </w:pPr>
          <w:del w:id="10" w:author="Toản Đinh Quốc" w:date="2019-05-19T09:59:00Z">
            <w:r w:rsidRPr="006D5DDB" w:rsidDel="006D5DDB">
              <w:rPr>
                <w:rPrChange w:id="11" w:author="Toản Đinh Quốc" w:date="2019-05-19T09:59:00Z">
                  <w:rPr>
                    <w:rStyle w:val="Hyperlink"/>
                    <w:sz w:val="26"/>
                    <w:szCs w:val="26"/>
                  </w:rPr>
                </w:rPrChange>
              </w:rPr>
              <w:delText>LỜI MỞ ĐẦU</w:delText>
            </w:r>
            <w:r w:rsidRPr="003E0C8B" w:rsidDel="006D5DDB">
              <w:rPr>
                <w:webHidden/>
              </w:rPr>
              <w:tab/>
            </w:r>
            <w:r w:rsidR="006D5DDB" w:rsidDel="006D5DDB">
              <w:rPr>
                <w:webHidden/>
              </w:rPr>
              <w:delText>4</w:delText>
            </w:r>
          </w:del>
        </w:p>
        <w:p w:rsidR="00367F8B" w:rsidRPr="003E0C8B" w:rsidDel="006D5DDB" w:rsidRDefault="00367F8B" w:rsidP="006D5DDB">
          <w:pPr>
            <w:pStyle w:val="TOC1"/>
            <w:rPr>
              <w:del w:id="12" w:author="Toản Đinh Quốc" w:date="2019-05-19T09:59:00Z"/>
              <w:rFonts w:eastAsiaTheme="minorEastAsia"/>
            </w:rPr>
            <w:pPrChange w:id="13" w:author="Toản Đinh Quốc" w:date="2019-05-19T10:00:00Z">
              <w:pPr>
                <w:pStyle w:val="TOC1"/>
                <w:spacing w:line="312" w:lineRule="auto"/>
              </w:pPr>
            </w:pPrChange>
          </w:pPr>
          <w:del w:id="14" w:author="Toản Đinh Quốc" w:date="2019-05-19T09:59:00Z">
            <w:r w:rsidRPr="006D5DDB" w:rsidDel="006D5DDB">
              <w:rPr>
                <w:rPrChange w:id="15" w:author="Toản Đinh Quốc" w:date="2019-05-19T09:59:00Z">
                  <w:rPr>
                    <w:rStyle w:val="Hyperlink"/>
                    <w:sz w:val="26"/>
                    <w:szCs w:val="26"/>
                  </w:rPr>
                </w:rPrChange>
              </w:rPr>
              <w:lastRenderedPageBreak/>
              <w:delText>MỞ ĐẦU</w:delText>
            </w:r>
            <w:r w:rsidRPr="003E0C8B" w:rsidDel="006D5DDB">
              <w:rPr>
                <w:webHidden/>
              </w:rPr>
              <w:tab/>
            </w:r>
            <w:r w:rsidR="006D5DDB" w:rsidDel="006D5DDB">
              <w:rPr>
                <w:webHidden/>
              </w:rPr>
              <w:delText>5</w:delText>
            </w:r>
          </w:del>
        </w:p>
        <w:bookmarkEnd w:id="2"/>
        <w:p w:rsidR="00367F8B" w:rsidRPr="003E0C8B" w:rsidDel="006D5DDB" w:rsidRDefault="00367F8B" w:rsidP="003E0C8B">
          <w:pPr>
            <w:pStyle w:val="TOC2"/>
            <w:tabs>
              <w:tab w:val="right" w:leader="dot" w:pos="9062"/>
            </w:tabs>
            <w:spacing w:after="0" w:line="312" w:lineRule="auto"/>
            <w:rPr>
              <w:del w:id="16" w:author="Toản Đinh Quốc" w:date="2019-05-19T09:59:00Z"/>
              <w:rFonts w:ascii="Times New Roman" w:eastAsiaTheme="minorEastAsia" w:hAnsi="Times New Roman" w:cs="Times New Roman"/>
              <w:noProof/>
              <w:sz w:val="26"/>
              <w:szCs w:val="26"/>
            </w:rPr>
          </w:pPr>
          <w:del w:id="17" w:author="Toản Đinh Quốc" w:date="2019-05-19T09:59:00Z">
            <w:r w:rsidRPr="006D5DDB" w:rsidDel="006D5DDB">
              <w:rPr>
                <w:rFonts w:ascii="Times New Roman" w:hAnsi="Times New Roman" w:cs="Times New Roman"/>
                <w:noProof/>
                <w:sz w:val="26"/>
                <w:szCs w:val="26"/>
                <w:rPrChange w:id="18" w:author="Toản Đinh Quốc" w:date="2019-05-19T09:59:00Z">
                  <w:rPr>
                    <w:rStyle w:val="Hyperlink"/>
                    <w:rFonts w:ascii="Times New Roman" w:hAnsi="Times New Roman" w:cs="Times New Roman"/>
                    <w:noProof/>
                    <w:sz w:val="26"/>
                    <w:szCs w:val="26"/>
                  </w:rPr>
                </w:rPrChange>
              </w:rPr>
              <w:delText>1. Lý do chọn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5</w:delText>
            </w:r>
          </w:del>
        </w:p>
        <w:p w:rsidR="00367F8B" w:rsidRPr="003E0C8B" w:rsidDel="006D5DDB" w:rsidRDefault="00367F8B" w:rsidP="003E0C8B">
          <w:pPr>
            <w:pStyle w:val="TOC2"/>
            <w:tabs>
              <w:tab w:val="right" w:leader="dot" w:pos="9062"/>
            </w:tabs>
            <w:spacing w:after="0" w:line="312" w:lineRule="auto"/>
            <w:rPr>
              <w:del w:id="19" w:author="Toản Đinh Quốc" w:date="2019-05-19T09:59:00Z"/>
              <w:rFonts w:ascii="Times New Roman" w:eastAsiaTheme="minorEastAsia" w:hAnsi="Times New Roman" w:cs="Times New Roman"/>
              <w:noProof/>
              <w:sz w:val="26"/>
              <w:szCs w:val="26"/>
            </w:rPr>
          </w:pPr>
          <w:del w:id="20" w:author="Toản Đinh Quốc" w:date="2019-05-19T09:59:00Z">
            <w:r w:rsidRPr="006D5DDB" w:rsidDel="006D5DDB">
              <w:rPr>
                <w:rFonts w:ascii="Times New Roman" w:hAnsi="Times New Roman" w:cs="Times New Roman"/>
                <w:noProof/>
                <w:sz w:val="26"/>
                <w:szCs w:val="26"/>
                <w:rPrChange w:id="21" w:author="Toản Đinh Quốc" w:date="2019-05-19T09:59:00Z">
                  <w:rPr>
                    <w:rStyle w:val="Hyperlink"/>
                    <w:rFonts w:ascii="Times New Roman" w:hAnsi="Times New Roman" w:cs="Times New Roman"/>
                    <w:noProof/>
                    <w:sz w:val="26"/>
                    <w:szCs w:val="26"/>
                  </w:rPr>
                </w:rPrChange>
              </w:rPr>
              <w:delText>2. Mục tiêu của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5</w:delText>
            </w:r>
          </w:del>
        </w:p>
        <w:p w:rsidR="00367F8B" w:rsidRPr="003E0C8B" w:rsidDel="006D5DDB" w:rsidRDefault="00367F8B" w:rsidP="003E0C8B">
          <w:pPr>
            <w:pStyle w:val="TOC2"/>
            <w:tabs>
              <w:tab w:val="right" w:leader="dot" w:pos="9062"/>
            </w:tabs>
            <w:spacing w:after="0" w:line="312" w:lineRule="auto"/>
            <w:rPr>
              <w:del w:id="22" w:author="Toản Đinh Quốc" w:date="2019-05-19T09:59:00Z"/>
              <w:rFonts w:ascii="Times New Roman" w:eastAsiaTheme="minorEastAsia" w:hAnsi="Times New Roman" w:cs="Times New Roman"/>
              <w:noProof/>
              <w:sz w:val="26"/>
              <w:szCs w:val="26"/>
            </w:rPr>
          </w:pPr>
          <w:del w:id="23" w:author="Toản Đinh Quốc" w:date="2019-05-19T09:59:00Z">
            <w:r w:rsidRPr="006D5DDB" w:rsidDel="006D5DDB">
              <w:rPr>
                <w:rFonts w:ascii="Times New Roman" w:hAnsi="Times New Roman" w:cs="Times New Roman"/>
                <w:noProof/>
                <w:sz w:val="26"/>
                <w:szCs w:val="26"/>
                <w:rPrChange w:id="24" w:author="Toản Đinh Quốc" w:date="2019-05-19T09:59:00Z">
                  <w:rPr>
                    <w:rStyle w:val="Hyperlink"/>
                    <w:rFonts w:ascii="Times New Roman" w:hAnsi="Times New Roman" w:cs="Times New Roman"/>
                    <w:noProof/>
                    <w:sz w:val="26"/>
                    <w:szCs w:val="26"/>
                  </w:rPr>
                </w:rPrChange>
              </w:rPr>
              <w:delText>3. Phương pháp nghiên cứu</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6</w:delText>
            </w:r>
          </w:del>
        </w:p>
        <w:p w:rsidR="00367F8B" w:rsidRPr="003E0C8B" w:rsidDel="006D5DDB" w:rsidRDefault="00367F8B" w:rsidP="003E0C8B">
          <w:pPr>
            <w:pStyle w:val="TOC2"/>
            <w:tabs>
              <w:tab w:val="right" w:leader="dot" w:pos="9062"/>
            </w:tabs>
            <w:spacing w:after="0" w:line="312" w:lineRule="auto"/>
            <w:rPr>
              <w:del w:id="25" w:author="Toản Đinh Quốc" w:date="2019-05-19T09:59:00Z"/>
              <w:rFonts w:ascii="Times New Roman" w:eastAsiaTheme="minorEastAsia" w:hAnsi="Times New Roman" w:cs="Times New Roman"/>
              <w:noProof/>
              <w:sz w:val="26"/>
              <w:szCs w:val="26"/>
            </w:rPr>
          </w:pPr>
          <w:del w:id="26" w:author="Toản Đinh Quốc" w:date="2019-05-19T09:59:00Z">
            <w:r w:rsidRPr="006D5DDB" w:rsidDel="006D5DDB">
              <w:rPr>
                <w:rFonts w:ascii="Times New Roman" w:hAnsi="Times New Roman" w:cs="Times New Roman"/>
                <w:noProof/>
                <w:sz w:val="26"/>
                <w:szCs w:val="26"/>
                <w:rPrChange w:id="27" w:author="Toản Đinh Quốc" w:date="2019-05-19T09:59:00Z">
                  <w:rPr>
                    <w:rStyle w:val="Hyperlink"/>
                    <w:rFonts w:ascii="Times New Roman" w:hAnsi="Times New Roman" w:cs="Times New Roman"/>
                    <w:noProof/>
                    <w:sz w:val="26"/>
                    <w:szCs w:val="26"/>
                  </w:rPr>
                </w:rPrChange>
              </w:rPr>
              <w:delText>4. Ý nghĩa của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6</w:delText>
            </w:r>
          </w:del>
        </w:p>
        <w:p w:rsidR="00367F8B" w:rsidRPr="003E0C8B" w:rsidDel="006D5DDB" w:rsidRDefault="00367F8B" w:rsidP="003E0C8B">
          <w:pPr>
            <w:pStyle w:val="TOC2"/>
            <w:tabs>
              <w:tab w:val="right" w:leader="dot" w:pos="9062"/>
            </w:tabs>
            <w:spacing w:after="0" w:line="312" w:lineRule="auto"/>
            <w:rPr>
              <w:del w:id="28" w:author="Toản Đinh Quốc" w:date="2019-05-19T09:59:00Z"/>
              <w:rFonts w:ascii="Times New Roman" w:eastAsiaTheme="minorEastAsia" w:hAnsi="Times New Roman" w:cs="Times New Roman"/>
              <w:noProof/>
              <w:sz w:val="26"/>
              <w:szCs w:val="26"/>
            </w:rPr>
          </w:pPr>
          <w:del w:id="29" w:author="Toản Đinh Quốc" w:date="2019-05-19T09:59:00Z">
            <w:r w:rsidRPr="006D5DDB" w:rsidDel="006D5DDB">
              <w:rPr>
                <w:rFonts w:ascii="Times New Roman" w:hAnsi="Times New Roman" w:cs="Times New Roman"/>
                <w:noProof/>
                <w:sz w:val="26"/>
                <w:szCs w:val="26"/>
                <w:rPrChange w:id="30" w:author="Toản Đinh Quốc" w:date="2019-05-19T09:59:00Z">
                  <w:rPr>
                    <w:rStyle w:val="Hyperlink"/>
                    <w:rFonts w:ascii="Times New Roman" w:hAnsi="Times New Roman" w:cs="Times New Roman"/>
                    <w:noProof/>
                    <w:sz w:val="26"/>
                    <w:szCs w:val="26"/>
                  </w:rPr>
                </w:rPrChange>
              </w:rPr>
              <w:delText>5. Kết cấu của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7</w:delText>
            </w:r>
          </w:del>
        </w:p>
        <w:p w:rsidR="00367F8B" w:rsidRPr="003E0C8B" w:rsidDel="006D5DDB" w:rsidRDefault="00367F8B" w:rsidP="006D5DDB">
          <w:pPr>
            <w:pStyle w:val="TOC1"/>
            <w:rPr>
              <w:del w:id="31" w:author="Toản Đinh Quốc" w:date="2019-05-19T09:59:00Z"/>
              <w:rFonts w:eastAsiaTheme="minorEastAsia"/>
            </w:rPr>
            <w:pPrChange w:id="32" w:author="Toản Đinh Quốc" w:date="2019-05-19T10:00:00Z">
              <w:pPr>
                <w:pStyle w:val="TOC1"/>
                <w:spacing w:line="312" w:lineRule="auto"/>
              </w:pPr>
            </w:pPrChange>
          </w:pPr>
          <w:del w:id="33" w:author="Toản Đinh Quốc" w:date="2019-05-19T09:59:00Z">
            <w:r w:rsidRPr="006D5DDB" w:rsidDel="006D5DDB">
              <w:rPr>
                <w:rPrChange w:id="34" w:author="Toản Đinh Quốc" w:date="2019-05-19T09:59:00Z">
                  <w:rPr>
                    <w:rStyle w:val="Hyperlink"/>
                    <w:sz w:val="26"/>
                    <w:szCs w:val="26"/>
                  </w:rPr>
                </w:rPrChange>
              </w:rPr>
              <w:delText>CHƯƠNG 1. NGÔN NGỮ LẬP TRÌNH VÀ HỆ QUẢN TRỊ CSDL</w:delText>
            </w:r>
            <w:r w:rsidRPr="003E0C8B" w:rsidDel="006D5DDB">
              <w:rPr>
                <w:webHidden/>
              </w:rPr>
              <w:tab/>
            </w:r>
            <w:r w:rsidR="006D5DDB" w:rsidDel="006D5DDB">
              <w:rPr>
                <w:webHidden/>
              </w:rPr>
              <w:delText>8</w:delText>
            </w:r>
          </w:del>
        </w:p>
        <w:p w:rsidR="00367F8B" w:rsidRPr="003E0C8B" w:rsidDel="006D5DDB" w:rsidRDefault="00367F8B" w:rsidP="003E0C8B">
          <w:pPr>
            <w:pStyle w:val="TOC2"/>
            <w:tabs>
              <w:tab w:val="right" w:leader="dot" w:pos="9062"/>
            </w:tabs>
            <w:spacing w:after="0" w:line="312" w:lineRule="auto"/>
            <w:rPr>
              <w:del w:id="35" w:author="Toản Đinh Quốc" w:date="2019-05-19T09:59:00Z"/>
              <w:rFonts w:ascii="Times New Roman" w:eastAsiaTheme="minorEastAsia" w:hAnsi="Times New Roman" w:cs="Times New Roman"/>
              <w:noProof/>
              <w:sz w:val="26"/>
              <w:szCs w:val="26"/>
            </w:rPr>
          </w:pPr>
          <w:del w:id="36" w:author="Toản Đinh Quốc" w:date="2019-05-19T09:59:00Z">
            <w:r w:rsidRPr="006D5DDB" w:rsidDel="006D5DDB">
              <w:rPr>
                <w:rFonts w:ascii="Times New Roman" w:hAnsi="Times New Roman" w:cs="Times New Roman"/>
                <w:noProof/>
                <w:sz w:val="26"/>
                <w:szCs w:val="26"/>
                <w:rPrChange w:id="37" w:author="Toản Đinh Quốc" w:date="2019-05-19T09:59:00Z">
                  <w:rPr>
                    <w:rStyle w:val="Hyperlink"/>
                    <w:rFonts w:ascii="Times New Roman" w:hAnsi="Times New Roman" w:cs="Times New Roman"/>
                    <w:noProof/>
                    <w:sz w:val="26"/>
                    <w:szCs w:val="26"/>
                  </w:rPr>
                </w:rPrChange>
              </w:rPr>
              <w:delText>1.1. Ngôn ngữ lập trình</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8</w:delText>
            </w:r>
          </w:del>
        </w:p>
        <w:p w:rsidR="00367F8B" w:rsidRPr="003E0C8B" w:rsidDel="006D5DDB" w:rsidRDefault="00367F8B" w:rsidP="003E0C8B">
          <w:pPr>
            <w:pStyle w:val="TOC2"/>
            <w:tabs>
              <w:tab w:val="right" w:leader="dot" w:pos="9062"/>
            </w:tabs>
            <w:spacing w:after="0" w:line="312" w:lineRule="auto"/>
            <w:rPr>
              <w:del w:id="38" w:author="Toản Đinh Quốc" w:date="2019-05-19T09:59:00Z"/>
              <w:rFonts w:ascii="Times New Roman" w:eastAsiaTheme="minorEastAsia" w:hAnsi="Times New Roman" w:cs="Times New Roman"/>
              <w:noProof/>
              <w:sz w:val="26"/>
              <w:szCs w:val="26"/>
            </w:rPr>
          </w:pPr>
          <w:del w:id="39" w:author="Toản Đinh Quốc" w:date="2019-05-19T09:59:00Z">
            <w:r w:rsidRPr="006D5DDB" w:rsidDel="006D5DDB">
              <w:rPr>
                <w:rFonts w:ascii="Times New Roman" w:hAnsi="Times New Roman" w:cs="Times New Roman"/>
                <w:noProof/>
                <w:sz w:val="26"/>
                <w:szCs w:val="26"/>
                <w:rPrChange w:id="40" w:author="Toản Đinh Quốc" w:date="2019-05-19T09:59:00Z">
                  <w:rPr>
                    <w:rStyle w:val="Hyperlink"/>
                    <w:rFonts w:ascii="Times New Roman" w:hAnsi="Times New Roman" w:cs="Times New Roman"/>
                    <w:noProof/>
                    <w:sz w:val="26"/>
                    <w:szCs w:val="26"/>
                  </w:rPr>
                </w:rPrChange>
              </w:rPr>
              <w:delText>1.2. Ngôn ngữ lập trình PHP</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8</w:delText>
            </w:r>
          </w:del>
        </w:p>
        <w:p w:rsidR="00367F8B" w:rsidRPr="003E0C8B" w:rsidDel="006D5DDB" w:rsidRDefault="00367F8B" w:rsidP="003E0C8B">
          <w:pPr>
            <w:pStyle w:val="TOC2"/>
            <w:tabs>
              <w:tab w:val="right" w:leader="dot" w:pos="9062"/>
            </w:tabs>
            <w:spacing w:after="0" w:line="312" w:lineRule="auto"/>
            <w:rPr>
              <w:del w:id="41" w:author="Toản Đinh Quốc" w:date="2019-05-19T09:59:00Z"/>
              <w:rFonts w:ascii="Times New Roman" w:eastAsiaTheme="minorEastAsia" w:hAnsi="Times New Roman" w:cs="Times New Roman"/>
              <w:noProof/>
              <w:sz w:val="26"/>
              <w:szCs w:val="26"/>
            </w:rPr>
          </w:pPr>
          <w:del w:id="42" w:author="Toản Đinh Quốc" w:date="2019-05-19T09:59:00Z">
            <w:r w:rsidRPr="006D5DDB" w:rsidDel="006D5DDB">
              <w:rPr>
                <w:rFonts w:ascii="Times New Roman" w:hAnsi="Times New Roman" w:cs="Times New Roman"/>
                <w:noProof/>
                <w:sz w:val="26"/>
                <w:szCs w:val="26"/>
                <w:rPrChange w:id="43" w:author="Toản Đinh Quốc" w:date="2019-05-19T09:59:00Z">
                  <w:rPr>
                    <w:rStyle w:val="Hyperlink"/>
                    <w:rFonts w:ascii="Times New Roman" w:hAnsi="Times New Roman" w:cs="Times New Roman"/>
                    <w:noProof/>
                    <w:sz w:val="26"/>
                    <w:szCs w:val="26"/>
                  </w:rPr>
                </w:rPrChange>
              </w:rPr>
              <w:delText>1.3. Hệ quản trị cơ sở dữ liệu MySQL</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10</w:delText>
            </w:r>
          </w:del>
        </w:p>
        <w:p w:rsidR="00367F8B" w:rsidRPr="003E0C8B" w:rsidDel="006D5DDB" w:rsidRDefault="00367F8B" w:rsidP="003E0C8B">
          <w:pPr>
            <w:pStyle w:val="TOC2"/>
            <w:tabs>
              <w:tab w:val="right" w:leader="dot" w:pos="9062"/>
            </w:tabs>
            <w:spacing w:after="0" w:line="312" w:lineRule="auto"/>
            <w:rPr>
              <w:del w:id="44" w:author="Toản Đinh Quốc" w:date="2019-05-19T09:59:00Z"/>
              <w:rFonts w:ascii="Times New Roman" w:eastAsiaTheme="minorEastAsia" w:hAnsi="Times New Roman" w:cs="Times New Roman"/>
              <w:noProof/>
              <w:sz w:val="26"/>
              <w:szCs w:val="26"/>
            </w:rPr>
          </w:pPr>
          <w:del w:id="45" w:author="Toản Đinh Quốc" w:date="2019-05-19T09:59:00Z">
            <w:r w:rsidRPr="006D5DDB" w:rsidDel="006D5DDB">
              <w:rPr>
                <w:rFonts w:ascii="Times New Roman" w:hAnsi="Times New Roman" w:cs="Times New Roman"/>
                <w:noProof/>
                <w:sz w:val="26"/>
                <w:szCs w:val="26"/>
                <w:rPrChange w:id="46" w:author="Toản Đinh Quốc" w:date="2019-05-19T09:59:00Z">
                  <w:rPr>
                    <w:rStyle w:val="Hyperlink"/>
                    <w:rFonts w:ascii="Times New Roman" w:hAnsi="Times New Roman" w:cs="Times New Roman"/>
                    <w:noProof/>
                    <w:sz w:val="26"/>
                    <w:szCs w:val="26"/>
                  </w:rPr>
                </w:rPrChange>
              </w:rPr>
              <w:delText>1.4. Máy chủ web Xampp</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11</w:delText>
            </w:r>
          </w:del>
        </w:p>
        <w:p w:rsidR="00367F8B" w:rsidRPr="003E0C8B" w:rsidDel="006D5DDB" w:rsidRDefault="00367F8B" w:rsidP="003E0C8B">
          <w:pPr>
            <w:pStyle w:val="TOC2"/>
            <w:tabs>
              <w:tab w:val="right" w:leader="dot" w:pos="9062"/>
            </w:tabs>
            <w:spacing w:after="0" w:line="312" w:lineRule="auto"/>
            <w:rPr>
              <w:del w:id="47" w:author="Toản Đinh Quốc" w:date="2019-05-19T09:59:00Z"/>
              <w:rFonts w:ascii="Times New Roman" w:eastAsiaTheme="minorEastAsia" w:hAnsi="Times New Roman" w:cs="Times New Roman"/>
              <w:noProof/>
              <w:sz w:val="26"/>
              <w:szCs w:val="26"/>
            </w:rPr>
          </w:pPr>
          <w:del w:id="48" w:author="Toản Đinh Quốc" w:date="2019-05-19T09:59:00Z">
            <w:r w:rsidRPr="006D5DDB" w:rsidDel="006D5DDB">
              <w:rPr>
                <w:rFonts w:ascii="Times New Roman" w:hAnsi="Times New Roman" w:cs="Times New Roman"/>
                <w:noProof/>
                <w:sz w:val="26"/>
                <w:szCs w:val="26"/>
                <w:rPrChange w:id="49" w:author="Toản Đinh Quốc" w:date="2019-05-19T09:59:00Z">
                  <w:rPr>
                    <w:rStyle w:val="Hyperlink"/>
                    <w:rFonts w:ascii="Times New Roman" w:hAnsi="Times New Roman" w:cs="Times New Roman"/>
                    <w:noProof/>
                    <w:sz w:val="26"/>
                    <w:szCs w:val="26"/>
                  </w:rPr>
                </w:rPrChange>
              </w:rPr>
              <w:delText>1.5. Các framework lập trình sử dụng nền tảng PHP</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11</w:delText>
            </w:r>
          </w:del>
        </w:p>
        <w:p w:rsidR="00367F8B" w:rsidRPr="003E0C8B" w:rsidDel="006D5DDB" w:rsidRDefault="00367F8B" w:rsidP="003E0C8B">
          <w:pPr>
            <w:pStyle w:val="TOC2"/>
            <w:tabs>
              <w:tab w:val="right" w:leader="dot" w:pos="9062"/>
            </w:tabs>
            <w:spacing w:after="0" w:line="312" w:lineRule="auto"/>
            <w:rPr>
              <w:del w:id="50" w:author="Toản Đinh Quốc" w:date="2019-05-19T09:59:00Z"/>
              <w:rFonts w:ascii="Times New Roman" w:eastAsiaTheme="minorEastAsia" w:hAnsi="Times New Roman" w:cs="Times New Roman"/>
              <w:noProof/>
              <w:sz w:val="26"/>
              <w:szCs w:val="26"/>
            </w:rPr>
          </w:pPr>
          <w:del w:id="51" w:author="Toản Đinh Quốc" w:date="2019-05-19T09:59:00Z">
            <w:r w:rsidRPr="006D5DDB" w:rsidDel="006D5DDB">
              <w:rPr>
                <w:rFonts w:ascii="Times New Roman" w:hAnsi="Times New Roman" w:cs="Times New Roman"/>
                <w:noProof/>
                <w:sz w:val="26"/>
                <w:szCs w:val="26"/>
                <w:rPrChange w:id="52" w:author="Toản Đinh Quốc" w:date="2019-05-19T09:59:00Z">
                  <w:rPr>
                    <w:rStyle w:val="Hyperlink"/>
                    <w:rFonts w:ascii="Times New Roman" w:hAnsi="Times New Roman" w:cs="Times New Roman"/>
                    <w:noProof/>
                    <w:sz w:val="26"/>
                    <w:szCs w:val="26"/>
                  </w:rPr>
                </w:rPrChange>
              </w:rPr>
              <w:delText>1.6. Framework Yii2</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16</w:delText>
            </w:r>
          </w:del>
        </w:p>
        <w:p w:rsidR="00367F8B" w:rsidRPr="003E0C8B" w:rsidDel="006D5DDB" w:rsidRDefault="00367F8B" w:rsidP="006D5DDB">
          <w:pPr>
            <w:pStyle w:val="TOC1"/>
            <w:rPr>
              <w:del w:id="53" w:author="Toản Đinh Quốc" w:date="2019-05-19T09:59:00Z"/>
              <w:rFonts w:eastAsiaTheme="minorEastAsia"/>
            </w:rPr>
            <w:pPrChange w:id="54" w:author="Toản Đinh Quốc" w:date="2019-05-19T10:00:00Z">
              <w:pPr>
                <w:pStyle w:val="TOC1"/>
                <w:spacing w:line="312" w:lineRule="auto"/>
              </w:pPr>
            </w:pPrChange>
          </w:pPr>
          <w:del w:id="55" w:author="Toản Đinh Quốc" w:date="2019-05-19T09:59:00Z">
            <w:r w:rsidRPr="006D5DDB" w:rsidDel="006D5DDB">
              <w:rPr>
                <w:rPrChange w:id="56" w:author="Toản Đinh Quốc" w:date="2019-05-19T09:59:00Z">
                  <w:rPr>
                    <w:rStyle w:val="Hyperlink"/>
                    <w:sz w:val="26"/>
                    <w:szCs w:val="26"/>
                  </w:rPr>
                </w:rPrChange>
              </w:rPr>
              <w:delText>CHƯƠNG 2. PHÂN TÍCH THIẾT KẾ HỆ THỐNG</w:delText>
            </w:r>
            <w:r w:rsidRPr="003E0C8B" w:rsidDel="006D5DDB">
              <w:rPr>
                <w:webHidden/>
              </w:rPr>
              <w:tab/>
            </w:r>
            <w:r w:rsidR="006D5DDB" w:rsidDel="006D5DDB">
              <w:rPr>
                <w:webHidden/>
              </w:rPr>
              <w:delText>21</w:delText>
            </w:r>
          </w:del>
        </w:p>
        <w:p w:rsidR="00367F8B" w:rsidRPr="003E0C8B" w:rsidDel="006D5DDB" w:rsidRDefault="00367F8B" w:rsidP="003E0C8B">
          <w:pPr>
            <w:pStyle w:val="TOC2"/>
            <w:tabs>
              <w:tab w:val="right" w:leader="dot" w:pos="9062"/>
            </w:tabs>
            <w:spacing w:after="0" w:line="312" w:lineRule="auto"/>
            <w:rPr>
              <w:del w:id="57" w:author="Toản Đinh Quốc" w:date="2019-05-19T09:59:00Z"/>
              <w:rFonts w:ascii="Times New Roman" w:eastAsiaTheme="minorEastAsia" w:hAnsi="Times New Roman" w:cs="Times New Roman"/>
              <w:noProof/>
              <w:sz w:val="26"/>
              <w:szCs w:val="26"/>
            </w:rPr>
          </w:pPr>
          <w:del w:id="58" w:author="Toản Đinh Quốc" w:date="2019-05-19T09:59:00Z">
            <w:r w:rsidRPr="006D5DDB" w:rsidDel="006D5DDB">
              <w:rPr>
                <w:rFonts w:ascii="Times New Roman" w:hAnsi="Times New Roman" w:cs="Times New Roman"/>
                <w:noProof/>
                <w:sz w:val="26"/>
                <w:szCs w:val="26"/>
                <w:rPrChange w:id="59" w:author="Toản Đinh Quốc" w:date="2019-05-19T09:59:00Z">
                  <w:rPr>
                    <w:rStyle w:val="Hyperlink"/>
                    <w:rFonts w:ascii="Times New Roman" w:hAnsi="Times New Roman" w:cs="Times New Roman"/>
                    <w:noProof/>
                    <w:sz w:val="26"/>
                    <w:szCs w:val="26"/>
                  </w:rPr>
                </w:rPrChange>
              </w:rPr>
              <w:delText>2.1. Khảo sát đặc tả yêu cầu</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21</w:delText>
            </w:r>
          </w:del>
        </w:p>
        <w:p w:rsidR="00367F8B" w:rsidRPr="003E0C8B" w:rsidDel="006D5DDB" w:rsidRDefault="00367F8B" w:rsidP="003E0C8B">
          <w:pPr>
            <w:pStyle w:val="TOC2"/>
            <w:tabs>
              <w:tab w:val="right" w:leader="dot" w:pos="9062"/>
            </w:tabs>
            <w:spacing w:after="0" w:line="312" w:lineRule="auto"/>
            <w:rPr>
              <w:del w:id="60" w:author="Toản Đinh Quốc" w:date="2019-05-19T09:59:00Z"/>
              <w:rFonts w:ascii="Times New Roman" w:eastAsiaTheme="minorEastAsia" w:hAnsi="Times New Roman" w:cs="Times New Roman"/>
              <w:noProof/>
              <w:sz w:val="26"/>
              <w:szCs w:val="26"/>
            </w:rPr>
          </w:pPr>
          <w:del w:id="61" w:author="Toản Đinh Quốc" w:date="2019-05-19T09:59:00Z">
            <w:r w:rsidRPr="006D5DDB" w:rsidDel="006D5DDB">
              <w:rPr>
                <w:rFonts w:ascii="Times New Roman" w:hAnsi="Times New Roman" w:cs="Times New Roman"/>
                <w:noProof/>
                <w:sz w:val="26"/>
                <w:szCs w:val="26"/>
                <w:rPrChange w:id="62" w:author="Toản Đinh Quốc" w:date="2019-05-19T09:59:00Z">
                  <w:rPr>
                    <w:rStyle w:val="Hyperlink"/>
                    <w:rFonts w:ascii="Times New Roman" w:hAnsi="Times New Roman" w:cs="Times New Roman"/>
                    <w:noProof/>
                    <w:sz w:val="26"/>
                    <w:szCs w:val="26"/>
                  </w:rPr>
                </w:rPrChange>
              </w:rPr>
              <w:delText>2.2. Các yêu cầu phi chức năng</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21</w:delText>
            </w:r>
          </w:del>
        </w:p>
        <w:p w:rsidR="00367F8B" w:rsidRPr="003E0C8B" w:rsidDel="006D5DDB" w:rsidRDefault="00367F8B" w:rsidP="003E0C8B">
          <w:pPr>
            <w:pStyle w:val="TOC2"/>
            <w:tabs>
              <w:tab w:val="right" w:leader="dot" w:pos="9062"/>
            </w:tabs>
            <w:spacing w:after="0" w:line="312" w:lineRule="auto"/>
            <w:rPr>
              <w:del w:id="63" w:author="Toản Đinh Quốc" w:date="2019-05-19T09:59:00Z"/>
              <w:rFonts w:ascii="Times New Roman" w:eastAsiaTheme="minorEastAsia" w:hAnsi="Times New Roman" w:cs="Times New Roman"/>
              <w:noProof/>
              <w:sz w:val="26"/>
              <w:szCs w:val="26"/>
            </w:rPr>
          </w:pPr>
          <w:del w:id="64" w:author="Toản Đinh Quốc" w:date="2019-05-19T09:59:00Z">
            <w:r w:rsidRPr="006D5DDB" w:rsidDel="006D5DDB">
              <w:rPr>
                <w:rFonts w:ascii="Times New Roman" w:hAnsi="Times New Roman" w:cs="Times New Roman"/>
                <w:noProof/>
                <w:sz w:val="26"/>
                <w:szCs w:val="26"/>
                <w:rPrChange w:id="65" w:author="Toản Đinh Quốc" w:date="2019-05-19T09:59:00Z">
                  <w:rPr>
                    <w:rStyle w:val="Hyperlink"/>
                    <w:rFonts w:ascii="Times New Roman" w:hAnsi="Times New Roman" w:cs="Times New Roman"/>
                    <w:noProof/>
                    <w:sz w:val="26"/>
                    <w:szCs w:val="26"/>
                  </w:rPr>
                </w:rPrChange>
              </w:rPr>
              <w:delText>2.3. Phân tích thiết kế hệ thống</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21</w:delText>
            </w:r>
          </w:del>
        </w:p>
        <w:p w:rsidR="00367F8B" w:rsidRPr="003E0C8B" w:rsidDel="006D5DDB" w:rsidRDefault="00367F8B" w:rsidP="003E0C8B">
          <w:pPr>
            <w:pStyle w:val="TOC2"/>
            <w:tabs>
              <w:tab w:val="right" w:leader="dot" w:pos="9062"/>
            </w:tabs>
            <w:spacing w:after="0" w:line="312" w:lineRule="auto"/>
            <w:rPr>
              <w:del w:id="66" w:author="Toản Đinh Quốc" w:date="2019-05-19T09:59:00Z"/>
              <w:rFonts w:ascii="Times New Roman" w:eastAsiaTheme="minorEastAsia" w:hAnsi="Times New Roman" w:cs="Times New Roman"/>
              <w:noProof/>
              <w:sz w:val="26"/>
              <w:szCs w:val="26"/>
            </w:rPr>
          </w:pPr>
          <w:del w:id="67" w:author="Toản Đinh Quốc" w:date="2019-05-19T09:59:00Z">
            <w:r w:rsidRPr="006D5DDB" w:rsidDel="006D5DDB">
              <w:rPr>
                <w:rFonts w:ascii="Times New Roman" w:hAnsi="Times New Roman" w:cs="Times New Roman"/>
                <w:noProof/>
                <w:sz w:val="26"/>
                <w:szCs w:val="26"/>
                <w:rPrChange w:id="68" w:author="Toản Đinh Quốc" w:date="2019-05-19T09:59:00Z">
                  <w:rPr>
                    <w:rStyle w:val="Hyperlink"/>
                    <w:rFonts w:ascii="Times New Roman" w:hAnsi="Times New Roman" w:cs="Times New Roman"/>
                    <w:noProof/>
                    <w:sz w:val="26"/>
                    <w:szCs w:val="26"/>
                  </w:rPr>
                </w:rPrChange>
              </w:rPr>
              <w:delText>2.4. Thiết kế cơ sở dữ liệu</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23</w:delText>
            </w:r>
          </w:del>
        </w:p>
        <w:p w:rsidR="00367F8B" w:rsidRPr="003E0C8B" w:rsidDel="006D5DDB" w:rsidRDefault="00367F8B" w:rsidP="003E0C8B">
          <w:pPr>
            <w:pStyle w:val="TOC2"/>
            <w:tabs>
              <w:tab w:val="right" w:leader="dot" w:pos="9062"/>
            </w:tabs>
            <w:spacing w:after="0" w:line="312" w:lineRule="auto"/>
            <w:rPr>
              <w:del w:id="69" w:author="Toản Đinh Quốc" w:date="2019-05-19T09:59:00Z"/>
              <w:rFonts w:ascii="Times New Roman" w:eastAsiaTheme="minorEastAsia" w:hAnsi="Times New Roman" w:cs="Times New Roman"/>
              <w:noProof/>
              <w:sz w:val="26"/>
              <w:szCs w:val="26"/>
            </w:rPr>
          </w:pPr>
          <w:del w:id="70" w:author="Toản Đinh Quốc" w:date="2019-05-19T09:59:00Z">
            <w:r w:rsidRPr="006D5DDB" w:rsidDel="006D5DDB">
              <w:rPr>
                <w:rFonts w:ascii="Times New Roman" w:hAnsi="Times New Roman" w:cs="Times New Roman"/>
                <w:noProof/>
                <w:sz w:val="26"/>
                <w:szCs w:val="26"/>
                <w:rPrChange w:id="71" w:author="Toản Đinh Quốc" w:date="2019-05-19T09:59:00Z">
                  <w:rPr>
                    <w:rStyle w:val="Hyperlink"/>
                    <w:rFonts w:ascii="Times New Roman" w:hAnsi="Times New Roman" w:cs="Times New Roman"/>
                    <w:noProof/>
                    <w:sz w:val="26"/>
                    <w:szCs w:val="26"/>
                  </w:rPr>
                </w:rPrChange>
              </w:rPr>
              <w:delText>2.5. Biểu đồ dữ liệu quan hệ giữa các bảng</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36</w:delText>
            </w:r>
          </w:del>
        </w:p>
        <w:p w:rsidR="00367F8B" w:rsidRPr="003E0C8B" w:rsidDel="006D5DDB" w:rsidRDefault="00367F8B" w:rsidP="006D5DDB">
          <w:pPr>
            <w:pStyle w:val="TOC1"/>
            <w:rPr>
              <w:del w:id="72" w:author="Toản Đinh Quốc" w:date="2019-05-19T09:59:00Z"/>
              <w:rFonts w:eastAsiaTheme="minorEastAsia"/>
            </w:rPr>
            <w:pPrChange w:id="73" w:author="Toản Đinh Quốc" w:date="2019-05-19T10:00:00Z">
              <w:pPr>
                <w:pStyle w:val="TOC1"/>
                <w:spacing w:line="312" w:lineRule="auto"/>
              </w:pPr>
            </w:pPrChange>
          </w:pPr>
          <w:del w:id="74" w:author="Toản Đinh Quốc" w:date="2019-05-19T09:59:00Z">
            <w:r w:rsidRPr="006D5DDB" w:rsidDel="006D5DDB">
              <w:rPr>
                <w:rPrChange w:id="75" w:author="Toản Đinh Quốc" w:date="2019-05-19T09:59:00Z">
                  <w:rPr>
                    <w:rStyle w:val="Hyperlink"/>
                    <w:sz w:val="26"/>
                    <w:szCs w:val="26"/>
                  </w:rPr>
                </w:rPrChange>
              </w:rPr>
              <w:delText>CHƯƠNG 3. XÂY DỰNG VÀ CÀI ĐẶT CHƯƠNG TRÌNH</w:delText>
            </w:r>
            <w:r w:rsidRPr="003E0C8B" w:rsidDel="006D5DDB">
              <w:rPr>
                <w:webHidden/>
              </w:rPr>
              <w:tab/>
            </w:r>
            <w:r w:rsidR="006D5DDB" w:rsidDel="006D5DDB">
              <w:rPr>
                <w:webHidden/>
              </w:rPr>
              <w:delText>37</w:delText>
            </w:r>
          </w:del>
        </w:p>
        <w:p w:rsidR="00367F8B" w:rsidRPr="003E0C8B" w:rsidDel="006D5DDB" w:rsidRDefault="00367F8B" w:rsidP="003E0C8B">
          <w:pPr>
            <w:pStyle w:val="TOC2"/>
            <w:tabs>
              <w:tab w:val="right" w:leader="dot" w:pos="9062"/>
            </w:tabs>
            <w:spacing w:after="0" w:line="312" w:lineRule="auto"/>
            <w:rPr>
              <w:del w:id="76" w:author="Toản Đinh Quốc" w:date="2019-05-19T09:59:00Z"/>
              <w:rFonts w:ascii="Times New Roman" w:eastAsiaTheme="minorEastAsia" w:hAnsi="Times New Roman" w:cs="Times New Roman"/>
              <w:noProof/>
              <w:sz w:val="26"/>
              <w:szCs w:val="26"/>
            </w:rPr>
          </w:pPr>
          <w:del w:id="77" w:author="Toản Đinh Quốc" w:date="2019-05-19T09:59:00Z">
            <w:r w:rsidRPr="006D5DDB" w:rsidDel="006D5DDB">
              <w:rPr>
                <w:rFonts w:ascii="Times New Roman" w:hAnsi="Times New Roman" w:cs="Times New Roman"/>
                <w:noProof/>
                <w:sz w:val="26"/>
                <w:szCs w:val="26"/>
                <w:rPrChange w:id="78" w:author="Toản Đinh Quốc" w:date="2019-05-19T09:59:00Z">
                  <w:rPr>
                    <w:rStyle w:val="Hyperlink"/>
                    <w:rFonts w:ascii="Times New Roman" w:hAnsi="Times New Roman" w:cs="Times New Roman"/>
                    <w:noProof/>
                    <w:sz w:val="26"/>
                    <w:szCs w:val="26"/>
                  </w:rPr>
                </w:rPrChange>
              </w:rPr>
              <w:delText>3.</w:delText>
            </w:r>
            <w:r w:rsidRPr="006D5DDB" w:rsidDel="006D5DDB">
              <w:rPr>
                <w:rFonts w:ascii="Times New Roman" w:hAnsi="Times New Roman" w:cs="Times New Roman"/>
                <w:noProof/>
                <w:sz w:val="26"/>
                <w:szCs w:val="26"/>
                <w:lang w:val="vi-VN"/>
                <w:rPrChange w:id="79" w:author="Toản Đinh Quốc" w:date="2019-05-19T09:59:00Z">
                  <w:rPr>
                    <w:rStyle w:val="Hyperlink"/>
                    <w:rFonts w:ascii="Times New Roman" w:hAnsi="Times New Roman" w:cs="Times New Roman"/>
                    <w:noProof/>
                    <w:sz w:val="26"/>
                    <w:szCs w:val="26"/>
                    <w:lang w:val="vi-VN"/>
                  </w:rPr>
                </w:rPrChange>
              </w:rPr>
              <w:delText>1</w:delText>
            </w:r>
            <w:r w:rsidRPr="006D5DDB" w:rsidDel="006D5DDB">
              <w:rPr>
                <w:rFonts w:ascii="Times New Roman" w:hAnsi="Times New Roman" w:cs="Times New Roman"/>
                <w:noProof/>
                <w:sz w:val="26"/>
                <w:szCs w:val="26"/>
                <w:rPrChange w:id="80" w:author="Toản Đinh Quốc" w:date="2019-05-19T09:59:00Z">
                  <w:rPr>
                    <w:rStyle w:val="Hyperlink"/>
                    <w:rFonts w:ascii="Times New Roman" w:hAnsi="Times New Roman" w:cs="Times New Roman"/>
                    <w:noProof/>
                    <w:sz w:val="26"/>
                    <w:szCs w:val="26"/>
                  </w:rPr>
                </w:rPrChange>
              </w:rPr>
              <w:delText>. Cài đặt ứng dụng</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37</w:delText>
            </w:r>
          </w:del>
        </w:p>
        <w:p w:rsidR="00367F8B" w:rsidRPr="003E0C8B" w:rsidDel="006D5DDB" w:rsidRDefault="00367F8B" w:rsidP="003E0C8B">
          <w:pPr>
            <w:pStyle w:val="TOC2"/>
            <w:tabs>
              <w:tab w:val="right" w:leader="dot" w:pos="9062"/>
            </w:tabs>
            <w:spacing w:after="0" w:line="312" w:lineRule="auto"/>
            <w:rPr>
              <w:del w:id="81" w:author="Toản Đinh Quốc" w:date="2019-05-19T09:59:00Z"/>
              <w:rFonts w:ascii="Times New Roman" w:eastAsiaTheme="minorEastAsia" w:hAnsi="Times New Roman" w:cs="Times New Roman"/>
              <w:noProof/>
              <w:sz w:val="26"/>
              <w:szCs w:val="26"/>
            </w:rPr>
          </w:pPr>
          <w:del w:id="82" w:author="Toản Đinh Quốc" w:date="2019-05-19T09:59:00Z">
            <w:r w:rsidRPr="006D5DDB" w:rsidDel="006D5DDB">
              <w:rPr>
                <w:rFonts w:ascii="Times New Roman" w:hAnsi="Times New Roman" w:cs="Times New Roman"/>
                <w:noProof/>
                <w:sz w:val="26"/>
                <w:szCs w:val="26"/>
                <w:lang w:val="vi-VN"/>
                <w:rPrChange w:id="83" w:author="Toản Đinh Quốc" w:date="2019-05-19T09:59:00Z">
                  <w:rPr>
                    <w:rStyle w:val="Hyperlink"/>
                    <w:rFonts w:ascii="Times New Roman" w:hAnsi="Times New Roman" w:cs="Times New Roman"/>
                    <w:noProof/>
                    <w:sz w:val="26"/>
                    <w:szCs w:val="26"/>
                    <w:lang w:val="vi-VN"/>
                  </w:rPr>
                </w:rPrChange>
              </w:rPr>
              <w:delText>3.</w:delText>
            </w:r>
            <w:r w:rsidRPr="006D5DDB" w:rsidDel="006D5DDB">
              <w:rPr>
                <w:rFonts w:ascii="Times New Roman" w:hAnsi="Times New Roman" w:cs="Times New Roman"/>
                <w:noProof/>
                <w:sz w:val="26"/>
                <w:szCs w:val="26"/>
                <w:rPrChange w:id="84" w:author="Toản Đinh Quốc" w:date="2019-05-19T09:59:00Z">
                  <w:rPr>
                    <w:rStyle w:val="Hyperlink"/>
                    <w:rFonts w:ascii="Times New Roman" w:hAnsi="Times New Roman" w:cs="Times New Roman"/>
                    <w:noProof/>
                    <w:sz w:val="26"/>
                    <w:szCs w:val="26"/>
                  </w:rPr>
                </w:rPrChange>
              </w:rPr>
              <w:delText>2</w:delText>
            </w:r>
            <w:r w:rsidRPr="006D5DDB" w:rsidDel="006D5DDB">
              <w:rPr>
                <w:rFonts w:ascii="Times New Roman" w:hAnsi="Times New Roman" w:cs="Times New Roman"/>
                <w:noProof/>
                <w:sz w:val="26"/>
                <w:szCs w:val="26"/>
                <w:lang w:val="vi-VN"/>
                <w:rPrChange w:id="85" w:author="Toản Đinh Quốc" w:date="2019-05-19T09:59:00Z">
                  <w:rPr>
                    <w:rStyle w:val="Hyperlink"/>
                    <w:rFonts w:ascii="Times New Roman" w:hAnsi="Times New Roman" w:cs="Times New Roman"/>
                    <w:noProof/>
                    <w:sz w:val="26"/>
                    <w:szCs w:val="26"/>
                    <w:lang w:val="vi-VN"/>
                  </w:rPr>
                </w:rPrChange>
              </w:rPr>
              <w:delText xml:space="preserve">. </w:delText>
            </w:r>
            <w:r w:rsidRPr="006D5DDB" w:rsidDel="006D5DDB">
              <w:rPr>
                <w:rFonts w:ascii="Times New Roman" w:hAnsi="Times New Roman" w:cs="Times New Roman"/>
                <w:noProof/>
                <w:sz w:val="26"/>
                <w:szCs w:val="26"/>
                <w:rPrChange w:id="86" w:author="Toản Đinh Quốc" w:date="2019-05-19T09:59:00Z">
                  <w:rPr>
                    <w:rStyle w:val="Hyperlink"/>
                    <w:rFonts w:ascii="Times New Roman" w:hAnsi="Times New Roman" w:cs="Times New Roman"/>
                    <w:noProof/>
                    <w:sz w:val="26"/>
                    <w:szCs w:val="26"/>
                  </w:rPr>
                </w:rPrChange>
              </w:rPr>
              <w:delText>Một số kết quả đạt được</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38</w:delText>
            </w:r>
          </w:del>
        </w:p>
        <w:p w:rsidR="00367F8B" w:rsidRPr="003E0C8B" w:rsidDel="006D5DDB" w:rsidRDefault="00367F8B" w:rsidP="006D5DDB">
          <w:pPr>
            <w:pStyle w:val="TOC1"/>
            <w:rPr>
              <w:del w:id="87" w:author="Toản Đinh Quốc" w:date="2019-05-19T09:59:00Z"/>
              <w:rFonts w:eastAsiaTheme="minorEastAsia"/>
            </w:rPr>
            <w:pPrChange w:id="88" w:author="Toản Đinh Quốc" w:date="2019-05-19T10:00:00Z">
              <w:pPr>
                <w:pStyle w:val="TOC1"/>
                <w:spacing w:line="312" w:lineRule="auto"/>
              </w:pPr>
            </w:pPrChange>
          </w:pPr>
          <w:del w:id="89" w:author="Toản Đinh Quốc" w:date="2019-05-19T09:59:00Z">
            <w:r w:rsidRPr="006D5DDB" w:rsidDel="006D5DDB">
              <w:rPr>
                <w:rPrChange w:id="90" w:author="Toản Đinh Quốc" w:date="2019-05-19T09:59:00Z">
                  <w:rPr>
                    <w:rStyle w:val="Hyperlink"/>
                    <w:sz w:val="26"/>
                    <w:szCs w:val="26"/>
                  </w:rPr>
                </w:rPrChange>
              </w:rPr>
              <w:delText>KẾT LUẬN</w:delText>
            </w:r>
            <w:r w:rsidRPr="003E0C8B" w:rsidDel="006D5DDB">
              <w:rPr>
                <w:webHidden/>
              </w:rPr>
              <w:tab/>
            </w:r>
            <w:r w:rsidR="006D5DDB" w:rsidDel="006D5DDB">
              <w:rPr>
                <w:webHidden/>
              </w:rPr>
              <w:delText>48</w:delText>
            </w:r>
          </w:del>
        </w:p>
        <w:p w:rsidR="00367F8B" w:rsidRPr="003E0C8B" w:rsidDel="006D5DDB" w:rsidRDefault="00367F8B" w:rsidP="003E0C8B">
          <w:pPr>
            <w:pStyle w:val="TOC2"/>
            <w:tabs>
              <w:tab w:val="right" w:leader="dot" w:pos="9062"/>
            </w:tabs>
            <w:spacing w:after="0" w:line="312" w:lineRule="auto"/>
            <w:rPr>
              <w:del w:id="91" w:author="Toản Đinh Quốc" w:date="2019-05-19T09:59:00Z"/>
              <w:rFonts w:ascii="Times New Roman" w:eastAsiaTheme="minorEastAsia" w:hAnsi="Times New Roman" w:cs="Times New Roman"/>
              <w:noProof/>
              <w:sz w:val="26"/>
              <w:szCs w:val="26"/>
            </w:rPr>
          </w:pPr>
          <w:del w:id="92" w:author="Toản Đinh Quốc" w:date="2019-05-19T09:59:00Z">
            <w:r w:rsidRPr="006D5DDB" w:rsidDel="006D5DDB">
              <w:rPr>
                <w:rFonts w:ascii="Times New Roman" w:hAnsi="Times New Roman" w:cs="Times New Roman"/>
                <w:noProof/>
                <w:sz w:val="26"/>
                <w:szCs w:val="26"/>
                <w:rPrChange w:id="93" w:author="Toản Đinh Quốc" w:date="2019-05-19T09:59:00Z">
                  <w:rPr>
                    <w:rStyle w:val="Hyperlink"/>
                    <w:rFonts w:ascii="Times New Roman" w:hAnsi="Times New Roman" w:cs="Times New Roman"/>
                    <w:noProof/>
                    <w:sz w:val="26"/>
                    <w:szCs w:val="26"/>
                  </w:rPr>
                </w:rPrChange>
              </w:rPr>
              <w:delText>1. Đánh giá kết quả của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48</w:delText>
            </w:r>
          </w:del>
        </w:p>
        <w:p w:rsidR="00367F8B" w:rsidRPr="003E0C8B" w:rsidDel="006D5DDB" w:rsidRDefault="00367F8B" w:rsidP="003E0C8B">
          <w:pPr>
            <w:pStyle w:val="TOC2"/>
            <w:tabs>
              <w:tab w:val="right" w:leader="dot" w:pos="9062"/>
            </w:tabs>
            <w:spacing w:after="0" w:line="312" w:lineRule="auto"/>
            <w:rPr>
              <w:del w:id="94" w:author="Toản Đinh Quốc" w:date="2019-05-19T09:59:00Z"/>
              <w:rFonts w:ascii="Times New Roman" w:eastAsiaTheme="minorEastAsia" w:hAnsi="Times New Roman" w:cs="Times New Roman"/>
              <w:noProof/>
              <w:sz w:val="26"/>
              <w:szCs w:val="26"/>
            </w:rPr>
          </w:pPr>
          <w:del w:id="95" w:author="Toản Đinh Quốc" w:date="2019-05-19T09:59:00Z">
            <w:r w:rsidRPr="006D5DDB" w:rsidDel="006D5DDB">
              <w:rPr>
                <w:rFonts w:ascii="Times New Roman" w:hAnsi="Times New Roman" w:cs="Times New Roman"/>
                <w:noProof/>
                <w:sz w:val="26"/>
                <w:szCs w:val="26"/>
                <w:rPrChange w:id="96" w:author="Toản Đinh Quốc" w:date="2019-05-19T09:59:00Z">
                  <w:rPr>
                    <w:rStyle w:val="Hyperlink"/>
                    <w:rFonts w:ascii="Times New Roman" w:hAnsi="Times New Roman" w:cs="Times New Roman"/>
                    <w:noProof/>
                    <w:sz w:val="26"/>
                    <w:szCs w:val="26"/>
                  </w:rPr>
                </w:rPrChange>
              </w:rPr>
              <w:delText>2. Hướng phát triển tiếp theo của đề tài</w:delText>
            </w:r>
            <w:r w:rsidRPr="003E0C8B" w:rsidDel="006D5DDB">
              <w:rPr>
                <w:rFonts w:ascii="Times New Roman" w:hAnsi="Times New Roman" w:cs="Times New Roman"/>
                <w:noProof/>
                <w:webHidden/>
                <w:sz w:val="26"/>
                <w:szCs w:val="26"/>
              </w:rPr>
              <w:tab/>
            </w:r>
            <w:r w:rsidR="006D5DDB" w:rsidDel="006D5DDB">
              <w:rPr>
                <w:rFonts w:ascii="Times New Roman" w:hAnsi="Times New Roman" w:cs="Times New Roman"/>
                <w:noProof/>
                <w:webHidden/>
                <w:sz w:val="26"/>
                <w:szCs w:val="26"/>
              </w:rPr>
              <w:delText>48</w:delText>
            </w:r>
          </w:del>
        </w:p>
        <w:p w:rsidR="00367F8B" w:rsidRPr="003E0C8B" w:rsidDel="006D5DDB" w:rsidRDefault="00367F8B" w:rsidP="006D5DDB">
          <w:pPr>
            <w:pStyle w:val="TOC1"/>
            <w:rPr>
              <w:del w:id="97" w:author="Toản Đinh Quốc" w:date="2019-05-19T09:59:00Z"/>
              <w:rFonts w:eastAsiaTheme="minorEastAsia"/>
            </w:rPr>
            <w:pPrChange w:id="98" w:author="Toản Đinh Quốc" w:date="2019-05-19T10:00:00Z">
              <w:pPr>
                <w:pStyle w:val="TOC1"/>
                <w:spacing w:line="312" w:lineRule="auto"/>
              </w:pPr>
            </w:pPrChange>
          </w:pPr>
          <w:del w:id="99" w:author="Toản Đinh Quốc" w:date="2019-05-19T09:59:00Z">
            <w:r w:rsidRPr="006D5DDB" w:rsidDel="006D5DDB">
              <w:rPr>
                <w:rPrChange w:id="100" w:author="Toản Đinh Quốc" w:date="2019-05-19T09:59:00Z">
                  <w:rPr>
                    <w:rStyle w:val="Hyperlink"/>
                    <w:sz w:val="26"/>
                    <w:szCs w:val="26"/>
                  </w:rPr>
                </w:rPrChange>
              </w:rPr>
              <w:delText>TÀI LIỆU THAM KHẢO</w:delText>
            </w:r>
            <w:r w:rsidRPr="003E0C8B" w:rsidDel="006D5DDB">
              <w:rPr>
                <w:webHidden/>
              </w:rPr>
              <w:tab/>
              <w:delText>49</w:delText>
            </w:r>
          </w:del>
        </w:p>
        <w:p w:rsidR="00367F8B" w:rsidRPr="003E0C8B" w:rsidDel="006D5DDB" w:rsidRDefault="00367F8B" w:rsidP="006D5DDB">
          <w:pPr>
            <w:pStyle w:val="TOC1"/>
            <w:rPr>
              <w:del w:id="101" w:author="Toản Đinh Quốc" w:date="2019-05-19T09:59:00Z"/>
              <w:rFonts w:eastAsiaTheme="minorEastAsia"/>
            </w:rPr>
            <w:pPrChange w:id="102" w:author="Toản Đinh Quốc" w:date="2019-05-19T10:00:00Z">
              <w:pPr>
                <w:pStyle w:val="TOC1"/>
                <w:spacing w:line="312" w:lineRule="auto"/>
              </w:pPr>
            </w:pPrChange>
          </w:pPr>
          <w:del w:id="103" w:author="Toản Đinh Quốc" w:date="2019-05-19T09:59:00Z">
            <w:r w:rsidRPr="006D5DDB" w:rsidDel="006D5DDB">
              <w:rPr>
                <w:rPrChange w:id="104" w:author="Toản Đinh Quốc" w:date="2019-05-19T09:59:00Z">
                  <w:rPr>
                    <w:rStyle w:val="Hyperlink"/>
                    <w:sz w:val="26"/>
                    <w:szCs w:val="26"/>
                  </w:rPr>
                </w:rPrChange>
              </w:rPr>
              <w:delText>PHỤ LỤC</w:delText>
            </w:r>
            <w:r w:rsidRPr="003E0C8B" w:rsidDel="006D5DDB">
              <w:rPr>
                <w:webHidden/>
              </w:rPr>
              <w:tab/>
              <w:delText>49</w:delText>
            </w:r>
          </w:del>
        </w:p>
        <w:p w:rsidR="00BA434C" w:rsidRPr="008028CF" w:rsidRDefault="00BA434C" w:rsidP="003E0C8B">
          <w:pPr>
            <w:spacing w:after="0" w:line="312" w:lineRule="auto"/>
            <w:rPr>
              <w:rFonts w:ascii="Times New Roman" w:hAnsi="Times New Roman" w:cs="Times New Roman"/>
              <w:sz w:val="26"/>
              <w:szCs w:val="26"/>
            </w:rPr>
          </w:pPr>
          <w:r w:rsidRPr="003E0C8B">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105" w:name="_Toc9152413"/>
      <w:r w:rsidR="009E306B" w:rsidRPr="00570F1F">
        <w:lastRenderedPageBreak/>
        <w:t>DANH SÁCH HÌNH VẼ</w:t>
      </w:r>
      <w:bookmarkEnd w:id="105"/>
    </w:p>
    <w:p w:rsidR="00FC6B9D" w:rsidRPr="00990CDA" w:rsidRDefault="00FC6B9D" w:rsidP="00990CDA">
      <w:pPr>
        <w:spacing w:line="360" w:lineRule="auto"/>
        <w:rPr>
          <w:rFonts w:ascii="Times New Roman" w:hAnsi="Times New Roman" w:cs="Times New Roman"/>
          <w:sz w:val="26"/>
          <w:szCs w:val="26"/>
        </w:rPr>
      </w:pPr>
    </w:p>
    <w:p w:rsidR="0003106C" w:rsidRPr="0003106C" w:rsidRDefault="0003106C" w:rsidP="0003106C">
      <w:pPr>
        <w:pStyle w:val="TableofFigures"/>
        <w:tabs>
          <w:tab w:val="right" w:leader="dot" w:pos="9062"/>
        </w:tabs>
        <w:spacing w:line="312" w:lineRule="auto"/>
        <w:rPr>
          <w:rFonts w:ascii="Times New Roman" w:eastAsiaTheme="minorEastAsia" w:hAnsi="Times New Roman" w:cs="Times New Roman"/>
          <w:noProof/>
          <w:sz w:val="26"/>
          <w:szCs w:val="26"/>
        </w:rPr>
      </w:pPr>
      <w:r w:rsidRPr="0003106C">
        <w:rPr>
          <w:rFonts w:ascii="Times New Roman" w:hAnsi="Times New Roman" w:cs="Times New Roman"/>
          <w:sz w:val="26"/>
          <w:szCs w:val="26"/>
        </w:rPr>
        <w:fldChar w:fldCharType="begin"/>
      </w:r>
      <w:r w:rsidRPr="0003106C">
        <w:rPr>
          <w:rFonts w:ascii="Times New Roman" w:hAnsi="Times New Roman" w:cs="Times New Roman"/>
          <w:sz w:val="26"/>
          <w:szCs w:val="26"/>
        </w:rPr>
        <w:instrText xml:space="preserve"> TOC \h \z \c "Hình" </w:instrText>
      </w:r>
      <w:r w:rsidRPr="0003106C">
        <w:rPr>
          <w:rFonts w:ascii="Times New Roman" w:hAnsi="Times New Roman" w:cs="Times New Roman"/>
          <w:sz w:val="26"/>
          <w:szCs w:val="26"/>
        </w:rPr>
        <w:fldChar w:fldCharType="separate"/>
      </w:r>
      <w:hyperlink w:anchor="_Toc8973511" w:history="1">
        <w:r w:rsidRPr="0003106C">
          <w:rPr>
            <w:rStyle w:val="Hyperlink"/>
            <w:rFonts w:ascii="Times New Roman" w:hAnsi="Times New Roman" w:cs="Times New Roman"/>
            <w:noProof/>
            <w:sz w:val="26"/>
            <w:szCs w:val="26"/>
          </w:rPr>
          <w:t>Hình 1. Các ngôn ngữ lập trình phổ biến hiện nay</w:t>
        </w:r>
        <w:r w:rsidRPr="0003106C">
          <w:rPr>
            <w:rFonts w:ascii="Times New Roman" w:hAnsi="Times New Roman" w:cs="Times New Roman"/>
            <w:noProof/>
            <w:webHidden/>
            <w:sz w:val="26"/>
            <w:szCs w:val="26"/>
          </w:rPr>
          <w:tab/>
        </w:r>
        <w:r w:rsidRPr="0003106C">
          <w:rPr>
            <w:rFonts w:ascii="Times New Roman" w:hAnsi="Times New Roman" w:cs="Times New Roman"/>
            <w:noProof/>
            <w:webHidden/>
            <w:sz w:val="26"/>
            <w:szCs w:val="26"/>
          </w:rPr>
          <w:fldChar w:fldCharType="begin"/>
        </w:r>
        <w:r w:rsidRPr="0003106C">
          <w:rPr>
            <w:rFonts w:ascii="Times New Roman" w:hAnsi="Times New Roman" w:cs="Times New Roman"/>
            <w:noProof/>
            <w:webHidden/>
            <w:sz w:val="26"/>
            <w:szCs w:val="26"/>
          </w:rPr>
          <w:instrText xml:space="preserve"> PAGEREF _Toc8973511 \h </w:instrText>
        </w:r>
        <w:r w:rsidRPr="0003106C">
          <w:rPr>
            <w:rFonts w:ascii="Times New Roman" w:hAnsi="Times New Roman" w:cs="Times New Roman"/>
            <w:noProof/>
            <w:webHidden/>
            <w:sz w:val="26"/>
            <w:szCs w:val="26"/>
          </w:rPr>
        </w:r>
        <w:r w:rsidRPr="0003106C">
          <w:rPr>
            <w:rFonts w:ascii="Times New Roman" w:hAnsi="Times New Roman" w:cs="Times New Roman"/>
            <w:noProof/>
            <w:webHidden/>
            <w:sz w:val="26"/>
            <w:szCs w:val="26"/>
          </w:rPr>
          <w:fldChar w:fldCharType="separate"/>
        </w:r>
        <w:r w:rsidRPr="0003106C">
          <w:rPr>
            <w:rFonts w:ascii="Times New Roman" w:hAnsi="Times New Roman" w:cs="Times New Roman"/>
            <w:noProof/>
            <w:webHidden/>
            <w:sz w:val="26"/>
            <w:szCs w:val="26"/>
          </w:rPr>
          <w:t>8</w:t>
        </w:r>
        <w:r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2" w:history="1">
        <w:r w:rsidR="0003106C" w:rsidRPr="0003106C">
          <w:rPr>
            <w:rStyle w:val="Hyperlink"/>
            <w:rFonts w:ascii="Times New Roman" w:hAnsi="Times New Roman" w:cs="Times New Roman"/>
            <w:noProof/>
            <w:sz w:val="26"/>
            <w:szCs w:val="26"/>
          </w:rPr>
          <w:t>Hình 2. Phương thức hoạt động của hệ thống sử dụng ngôn ngữ PHP</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9</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3" w:history="1">
        <w:r w:rsidR="0003106C" w:rsidRPr="0003106C">
          <w:rPr>
            <w:rStyle w:val="Hyperlink"/>
            <w:rFonts w:ascii="Times New Roman" w:hAnsi="Times New Roman" w:cs="Times New Roman"/>
            <w:noProof/>
            <w:sz w:val="26"/>
            <w:szCs w:val="26"/>
          </w:rPr>
          <w:t>Hình 3. Các framework PHP phổ biến</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12</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4" w:history="1">
        <w:r w:rsidR="0003106C" w:rsidRPr="0003106C">
          <w:rPr>
            <w:rStyle w:val="Hyperlink"/>
            <w:rFonts w:ascii="Times New Roman" w:hAnsi="Times New Roman" w:cs="Times New Roman"/>
            <w:noProof/>
            <w:sz w:val="26"/>
            <w:szCs w:val="26"/>
          </w:rPr>
          <w:t>Hình 4. Cấu trúc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17</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5" w:history="1">
        <w:r w:rsidR="0003106C" w:rsidRPr="0003106C">
          <w:rPr>
            <w:rStyle w:val="Hyperlink"/>
            <w:rFonts w:ascii="Times New Roman" w:hAnsi="Times New Roman" w:cs="Times New Roman"/>
            <w:noProof/>
            <w:sz w:val="26"/>
            <w:szCs w:val="26"/>
          </w:rPr>
          <w:t>Hình 5. Biểu đồ cấu trúc tĩnh của một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18</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6" w:history="1">
        <w:r w:rsidR="0003106C" w:rsidRPr="0003106C">
          <w:rPr>
            <w:rStyle w:val="Hyperlink"/>
            <w:rFonts w:ascii="Times New Roman" w:hAnsi="Times New Roman" w:cs="Times New Roman"/>
            <w:noProof/>
            <w:sz w:val="26"/>
            <w:szCs w:val="26"/>
          </w:rPr>
          <w:t>Hình 6. Chu trình xử lý yêu cầu của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19</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7" w:history="1">
        <w:r w:rsidR="0003106C" w:rsidRPr="0003106C">
          <w:rPr>
            <w:rStyle w:val="Hyperlink"/>
            <w:rFonts w:ascii="Times New Roman" w:hAnsi="Times New Roman" w:cs="Times New Roman"/>
            <w:noProof/>
            <w:sz w:val="26"/>
            <w:szCs w:val="26"/>
          </w:rPr>
          <w:t>Hình 7. Mô hình hóa chức năng của ứng dụng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22</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8" w:history="1">
        <w:r w:rsidR="0003106C" w:rsidRPr="0003106C">
          <w:rPr>
            <w:rStyle w:val="Hyperlink"/>
            <w:rFonts w:ascii="Times New Roman" w:hAnsi="Times New Roman" w:cs="Times New Roman"/>
            <w:noProof/>
            <w:sz w:val="26"/>
            <w:szCs w:val="26"/>
          </w:rPr>
          <w:t>Hình 8. Biểu đồ dữ liệu quan hệ giữa các bảng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36</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9" w:history="1">
        <w:r w:rsidR="0003106C" w:rsidRPr="0003106C">
          <w:rPr>
            <w:rStyle w:val="Hyperlink"/>
            <w:rFonts w:ascii="Times New Roman" w:hAnsi="Times New Roman" w:cs="Times New Roman"/>
            <w:noProof/>
            <w:sz w:val="26"/>
            <w:szCs w:val="26"/>
          </w:rPr>
          <w:t>Hình 9. Giao diện trang đăng nhập hệ thống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38</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0" w:history="1">
        <w:r w:rsidR="0003106C" w:rsidRPr="0003106C">
          <w:rPr>
            <w:rStyle w:val="Hyperlink"/>
            <w:rFonts w:ascii="Times New Roman" w:hAnsi="Times New Roman" w:cs="Times New Roman"/>
            <w:noProof/>
            <w:sz w:val="26"/>
            <w:szCs w:val="26"/>
          </w:rPr>
          <w:t>Hình 10. Giao diện trang quản trị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1" w:history="1">
        <w:r w:rsidR="0003106C" w:rsidRPr="0003106C">
          <w:rPr>
            <w:rStyle w:val="Hyperlink"/>
            <w:rFonts w:ascii="Times New Roman" w:hAnsi="Times New Roman" w:cs="Times New Roman"/>
            <w:noProof/>
            <w:sz w:val="26"/>
            <w:szCs w:val="26"/>
          </w:rPr>
          <w:t>Hình 11. Giao diện trang danh sách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2" w:history="1">
        <w:r w:rsidR="0003106C" w:rsidRPr="0003106C">
          <w:rPr>
            <w:rStyle w:val="Hyperlink"/>
            <w:rFonts w:ascii="Times New Roman" w:hAnsi="Times New Roman" w:cs="Times New Roman"/>
            <w:noProof/>
            <w:sz w:val="26"/>
            <w:szCs w:val="26"/>
          </w:rPr>
          <w:t>Hình 12. Giao diện trang thêm mới thông tin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3" w:history="1">
        <w:r w:rsidR="0003106C" w:rsidRPr="0003106C">
          <w:rPr>
            <w:rStyle w:val="Hyperlink"/>
            <w:rFonts w:ascii="Times New Roman" w:hAnsi="Times New Roman" w:cs="Times New Roman"/>
            <w:noProof/>
            <w:sz w:val="26"/>
            <w:szCs w:val="26"/>
          </w:rPr>
          <w:t>Hình 13. Giao diện trang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4" w:history="1">
        <w:r w:rsidR="0003106C" w:rsidRPr="0003106C">
          <w:rPr>
            <w:rStyle w:val="Hyperlink"/>
            <w:rFonts w:ascii="Times New Roman" w:hAnsi="Times New Roman" w:cs="Times New Roman"/>
            <w:noProof/>
            <w:sz w:val="26"/>
            <w:szCs w:val="26"/>
          </w:rPr>
          <w:t>Hình 14. Giao diện trang cập nhật thông tin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5" w:history="1">
        <w:r w:rsidR="0003106C" w:rsidRPr="0003106C">
          <w:rPr>
            <w:rStyle w:val="Hyperlink"/>
            <w:rFonts w:ascii="Times New Roman" w:hAnsi="Times New Roman" w:cs="Times New Roman"/>
            <w:noProof/>
            <w:sz w:val="26"/>
            <w:szCs w:val="26"/>
          </w:rPr>
          <w:t>Hình 15. Giao diện trang quản lý hình ảnh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6" w:history="1">
        <w:r w:rsidR="0003106C" w:rsidRPr="0003106C">
          <w:rPr>
            <w:rStyle w:val="Hyperlink"/>
            <w:rFonts w:ascii="Times New Roman" w:hAnsi="Times New Roman" w:cs="Times New Roman"/>
            <w:noProof/>
            <w:sz w:val="26"/>
            <w:szCs w:val="26"/>
          </w:rPr>
          <w:t>Hình 16. Giao diện trang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7" w:history="1">
        <w:r w:rsidR="0003106C" w:rsidRPr="0003106C">
          <w:rPr>
            <w:rStyle w:val="Hyperlink"/>
            <w:rFonts w:ascii="Times New Roman" w:hAnsi="Times New Roman" w:cs="Times New Roman"/>
            <w:noProof/>
            <w:sz w:val="26"/>
            <w:szCs w:val="26"/>
          </w:rPr>
          <w:t>Hình 17. Giao diện trang cập nhật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8" w:history="1">
        <w:r w:rsidR="0003106C" w:rsidRPr="0003106C">
          <w:rPr>
            <w:rStyle w:val="Hyperlink"/>
            <w:rFonts w:ascii="Times New Roman" w:hAnsi="Times New Roman" w:cs="Times New Roman"/>
            <w:noProof/>
            <w:sz w:val="26"/>
            <w:szCs w:val="26"/>
          </w:rPr>
          <w:t>Hình 18. Giao diện trang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9" w:history="1">
        <w:r w:rsidR="0003106C" w:rsidRPr="0003106C">
          <w:rPr>
            <w:rStyle w:val="Hyperlink"/>
            <w:rFonts w:ascii="Times New Roman" w:hAnsi="Times New Roman" w:cs="Times New Roman"/>
            <w:noProof/>
            <w:sz w:val="26"/>
            <w:szCs w:val="26"/>
          </w:rPr>
          <w:t>Hình 19. Giao diện trang cập nhật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0" w:history="1">
        <w:r w:rsidR="0003106C" w:rsidRPr="0003106C">
          <w:rPr>
            <w:rStyle w:val="Hyperlink"/>
            <w:rFonts w:ascii="Times New Roman" w:hAnsi="Times New Roman" w:cs="Times New Roman"/>
            <w:noProof/>
            <w:sz w:val="26"/>
            <w:szCs w:val="26"/>
          </w:rPr>
          <w:t>Hình 20. Giao diện trang thông tin chi tiết về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1" w:history="1">
        <w:r w:rsidR="0003106C" w:rsidRPr="0003106C">
          <w:rPr>
            <w:rStyle w:val="Hyperlink"/>
            <w:rFonts w:ascii="Times New Roman" w:hAnsi="Times New Roman" w:cs="Times New Roman"/>
            <w:noProof/>
            <w:sz w:val="26"/>
            <w:szCs w:val="26"/>
          </w:rPr>
          <w:t>Hình 21. Giao diện trang báo cáo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2" w:history="1">
        <w:r w:rsidR="0003106C" w:rsidRPr="0003106C">
          <w:rPr>
            <w:rStyle w:val="Hyperlink"/>
            <w:rFonts w:ascii="Times New Roman" w:hAnsi="Times New Roman" w:cs="Times New Roman"/>
            <w:noProof/>
            <w:sz w:val="26"/>
            <w:szCs w:val="26"/>
          </w:rPr>
          <w:t>Hình 22. Giao diện báo cáo danh sách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3" w:history="1">
        <w:r w:rsidR="0003106C" w:rsidRPr="0003106C">
          <w:rPr>
            <w:rStyle w:val="Hyperlink"/>
            <w:rFonts w:ascii="Times New Roman" w:hAnsi="Times New Roman" w:cs="Times New Roman"/>
            <w:noProof/>
            <w:sz w:val="26"/>
            <w:szCs w:val="26"/>
          </w:rPr>
          <w:t>Hình 23. Giao diện báo cáo danh sách thông tin sửa chữa</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4" w:history="1">
        <w:r w:rsidR="0003106C" w:rsidRPr="0003106C">
          <w:rPr>
            <w:rStyle w:val="Hyperlink"/>
            <w:rFonts w:ascii="Times New Roman" w:hAnsi="Times New Roman" w:cs="Times New Roman"/>
            <w:noProof/>
            <w:sz w:val="26"/>
            <w:szCs w:val="26"/>
          </w:rPr>
          <w:t>Hình 24. Giao diện thêm mới đơn vị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AD1A44"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5" w:history="1">
        <w:r w:rsidR="0003106C" w:rsidRPr="0003106C">
          <w:rPr>
            <w:rStyle w:val="Hyperlink"/>
            <w:rFonts w:ascii="Times New Roman" w:hAnsi="Times New Roman" w:cs="Times New Roman"/>
            <w:noProof/>
            <w:sz w:val="26"/>
            <w:szCs w:val="26"/>
          </w:rPr>
          <w:t>Hình 25. Giao diện quản lý người dùng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AB18A2" w:rsidRPr="00990CDA" w:rsidRDefault="0003106C" w:rsidP="0003106C">
      <w:pPr>
        <w:spacing w:after="0" w:line="312" w:lineRule="auto"/>
        <w:rPr>
          <w:rFonts w:ascii="Times New Roman" w:hAnsi="Times New Roman" w:cs="Times New Roman"/>
          <w:sz w:val="26"/>
          <w:szCs w:val="26"/>
        </w:rPr>
      </w:pPr>
      <w:r w:rsidRPr="0003106C">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106" w:name="_Toc9152414"/>
      <w:r w:rsidRPr="00E95B91">
        <w:lastRenderedPageBreak/>
        <w:t>DANH SÁCH BẢNG BIỂU</w:t>
      </w:r>
      <w:bookmarkEnd w:id="106"/>
    </w:p>
    <w:p w:rsidR="00540791" w:rsidRPr="00540791" w:rsidRDefault="00540791" w:rsidP="00540791"/>
    <w:p w:rsidR="000D7725" w:rsidRPr="000D7725" w:rsidRDefault="000D7725" w:rsidP="000D7725">
      <w:pPr>
        <w:pStyle w:val="TableofFigures"/>
        <w:tabs>
          <w:tab w:val="right" w:leader="dot" w:pos="9062"/>
        </w:tabs>
        <w:spacing w:line="312" w:lineRule="auto"/>
        <w:rPr>
          <w:rFonts w:ascii="Times New Roman" w:eastAsiaTheme="minorEastAsia" w:hAnsi="Times New Roman" w:cs="Times New Roman"/>
          <w:noProof/>
          <w:sz w:val="26"/>
          <w:szCs w:val="26"/>
        </w:rPr>
      </w:pPr>
      <w:r>
        <w:fldChar w:fldCharType="begin"/>
      </w:r>
      <w:r>
        <w:instrText xml:space="preserve"> TOC \h \z \c "Bảng" </w:instrText>
      </w:r>
      <w:r>
        <w:fldChar w:fldCharType="separate"/>
      </w:r>
      <w:hyperlink w:anchor="_Toc8973613" w:history="1">
        <w:r w:rsidRPr="000D7725">
          <w:rPr>
            <w:rStyle w:val="Hyperlink"/>
            <w:rFonts w:ascii="Times New Roman" w:hAnsi="Times New Roman" w:cs="Times New Roman"/>
            <w:noProof/>
            <w:sz w:val="26"/>
            <w:szCs w:val="26"/>
          </w:rPr>
          <w:t>Bảng 1. So sánh một số framework phổ biến</w:t>
        </w:r>
        <w:r w:rsidRPr="000D7725">
          <w:rPr>
            <w:rFonts w:ascii="Times New Roman" w:hAnsi="Times New Roman" w:cs="Times New Roman"/>
            <w:noProof/>
            <w:webHidden/>
            <w:sz w:val="26"/>
            <w:szCs w:val="26"/>
          </w:rPr>
          <w:tab/>
        </w:r>
        <w:r w:rsidRPr="000D7725">
          <w:rPr>
            <w:rFonts w:ascii="Times New Roman" w:hAnsi="Times New Roman" w:cs="Times New Roman"/>
            <w:noProof/>
            <w:webHidden/>
            <w:sz w:val="26"/>
            <w:szCs w:val="26"/>
          </w:rPr>
          <w:fldChar w:fldCharType="begin"/>
        </w:r>
        <w:r w:rsidRPr="000D7725">
          <w:rPr>
            <w:rFonts w:ascii="Times New Roman" w:hAnsi="Times New Roman" w:cs="Times New Roman"/>
            <w:noProof/>
            <w:webHidden/>
            <w:sz w:val="26"/>
            <w:szCs w:val="26"/>
          </w:rPr>
          <w:instrText xml:space="preserve"> PAGEREF _Toc8973613 \h </w:instrText>
        </w:r>
        <w:r w:rsidRPr="000D7725">
          <w:rPr>
            <w:rFonts w:ascii="Times New Roman" w:hAnsi="Times New Roman" w:cs="Times New Roman"/>
            <w:noProof/>
            <w:webHidden/>
            <w:sz w:val="26"/>
            <w:szCs w:val="26"/>
          </w:rPr>
        </w:r>
        <w:r w:rsidRPr="000D7725">
          <w:rPr>
            <w:rFonts w:ascii="Times New Roman" w:hAnsi="Times New Roman" w:cs="Times New Roman"/>
            <w:noProof/>
            <w:webHidden/>
            <w:sz w:val="26"/>
            <w:szCs w:val="26"/>
          </w:rPr>
          <w:fldChar w:fldCharType="separate"/>
        </w:r>
        <w:r w:rsidRPr="000D7725">
          <w:rPr>
            <w:rFonts w:ascii="Times New Roman" w:hAnsi="Times New Roman" w:cs="Times New Roman"/>
            <w:noProof/>
            <w:webHidden/>
            <w:sz w:val="26"/>
            <w:szCs w:val="26"/>
          </w:rPr>
          <w:t>15</w:t>
        </w:r>
        <w:r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4" w:history="1">
        <w:r w:rsidR="000D7725" w:rsidRPr="000D7725">
          <w:rPr>
            <w:rStyle w:val="Hyperlink"/>
            <w:rFonts w:ascii="Times New Roman" w:hAnsi="Times New Roman" w:cs="Times New Roman"/>
            <w:noProof/>
            <w:sz w:val="26"/>
            <w:szCs w:val="26"/>
          </w:rPr>
          <w:t>Bảng 2. Các yêu cầu phi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21</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5" w:history="1">
        <w:r w:rsidR="000D7725" w:rsidRPr="000D7725">
          <w:rPr>
            <w:rStyle w:val="Hyperlink"/>
            <w:rFonts w:ascii="Times New Roman" w:hAnsi="Times New Roman" w:cs="Times New Roman"/>
            <w:noProof/>
            <w:sz w:val="26"/>
            <w:szCs w:val="26"/>
          </w:rPr>
          <w:t>Bảng 3. Bảng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23</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6" w:history="1">
        <w:r w:rsidR="000D7725" w:rsidRPr="000D7725">
          <w:rPr>
            <w:rStyle w:val="Hyperlink"/>
            <w:rFonts w:ascii="Times New Roman" w:hAnsi="Times New Roman" w:cs="Times New Roman"/>
            <w:noProof/>
            <w:sz w:val="26"/>
            <w:szCs w:val="26"/>
          </w:rPr>
          <w:t>Bảng 4. Danh sách các bảng cơ sở dữ liệu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24</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7" w:history="1">
        <w:r w:rsidR="000D7725" w:rsidRPr="000D7725">
          <w:rPr>
            <w:rStyle w:val="Hyperlink"/>
            <w:rFonts w:ascii="Times New Roman" w:hAnsi="Times New Roman" w:cs="Times New Roman"/>
            <w:noProof/>
            <w:sz w:val="26"/>
            <w:szCs w:val="26"/>
          </w:rPr>
          <w:t>Bảng 5. Bảng cầu đường bộ</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26</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8" w:history="1">
        <w:r w:rsidR="000D7725" w:rsidRPr="000D7725">
          <w:rPr>
            <w:rStyle w:val="Hyperlink"/>
            <w:rFonts w:ascii="Times New Roman" w:hAnsi="Times New Roman" w:cs="Times New Roman"/>
            <w:noProof/>
            <w:sz w:val="26"/>
            <w:szCs w:val="26"/>
          </w:rPr>
          <w:t>Bảng 6. Bảng thông tin bảo trì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9" w:history="1">
        <w:r w:rsidR="000D7725" w:rsidRPr="000D7725">
          <w:rPr>
            <w:rStyle w:val="Hyperlink"/>
            <w:rFonts w:ascii="Times New Roman" w:hAnsi="Times New Roman" w:cs="Times New Roman"/>
            <w:noProof/>
            <w:sz w:val="26"/>
            <w:szCs w:val="26"/>
          </w:rPr>
          <w:t>Bảng 7. Bảng mức độ bảo trì</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0" w:history="1">
        <w:r w:rsidR="000D7725" w:rsidRPr="000D7725">
          <w:rPr>
            <w:rStyle w:val="Hyperlink"/>
            <w:rFonts w:ascii="Times New Roman" w:hAnsi="Times New Roman" w:cs="Times New Roman"/>
            <w:noProof/>
            <w:sz w:val="26"/>
            <w:szCs w:val="26"/>
          </w:rPr>
          <w:t>Bảng 8. Bảng thông tin cắt ngang mặt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1" w:history="1">
        <w:r w:rsidR="000D7725" w:rsidRPr="000D7725">
          <w:rPr>
            <w:rStyle w:val="Hyperlink"/>
            <w:rFonts w:ascii="Times New Roman" w:hAnsi="Times New Roman" w:cs="Times New Roman"/>
            <w:noProof/>
            <w:sz w:val="26"/>
            <w:szCs w:val="26"/>
          </w:rPr>
          <w:t>Bảng 9. Bảng thông tin chống thấm và thoát nước</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2" w:history="1">
        <w:r w:rsidR="000D7725" w:rsidRPr="000D7725">
          <w:rPr>
            <w:rStyle w:val="Hyperlink"/>
            <w:rFonts w:ascii="Times New Roman" w:hAnsi="Times New Roman" w:cs="Times New Roman"/>
            <w:noProof/>
            <w:sz w:val="26"/>
            <w:szCs w:val="26"/>
          </w:rPr>
          <w:t>Bảng 10. Bảng thông tin gối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3" w:history="1">
        <w:r w:rsidR="000D7725" w:rsidRPr="000D7725">
          <w:rPr>
            <w:rStyle w:val="Hyperlink"/>
            <w:rFonts w:ascii="Times New Roman" w:hAnsi="Times New Roman" w:cs="Times New Roman"/>
            <w:noProof/>
            <w:sz w:val="26"/>
            <w:szCs w:val="26"/>
          </w:rPr>
          <w:t>Bảng 11. Bảng thông tin kè bảo vệ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4" w:history="1">
        <w:r w:rsidR="000D7725" w:rsidRPr="000D7725">
          <w:rPr>
            <w:rStyle w:val="Hyperlink"/>
            <w:rFonts w:ascii="Times New Roman" w:hAnsi="Times New Roman" w:cs="Times New Roman"/>
            <w:noProof/>
            <w:sz w:val="26"/>
            <w:szCs w:val="26"/>
          </w:rPr>
          <w:t>Bảng 12. Bảng thông tin Kết cấu dưới - Phần mố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5" w:history="1">
        <w:r w:rsidR="000D7725" w:rsidRPr="000D7725">
          <w:rPr>
            <w:rStyle w:val="Hyperlink"/>
            <w:rFonts w:ascii="Times New Roman" w:hAnsi="Times New Roman" w:cs="Times New Roman"/>
            <w:noProof/>
            <w:sz w:val="26"/>
            <w:szCs w:val="26"/>
          </w:rPr>
          <w:t>Bảng 13. Bảng thông tin Kết cấu dưới - Phần trụ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6" w:history="1">
        <w:r w:rsidR="000D7725" w:rsidRPr="000D7725">
          <w:rPr>
            <w:rStyle w:val="Hyperlink"/>
            <w:rFonts w:ascii="Times New Roman" w:hAnsi="Times New Roman" w:cs="Times New Roman"/>
            <w:noProof/>
            <w:sz w:val="26"/>
            <w:szCs w:val="26"/>
          </w:rPr>
          <w:t>Bảng 14. Bảng thông tin kết cấu nhịp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7" w:history="1">
        <w:r w:rsidR="000D7725" w:rsidRPr="000D7725">
          <w:rPr>
            <w:rStyle w:val="Hyperlink"/>
            <w:rFonts w:ascii="Times New Roman" w:hAnsi="Times New Roman" w:cs="Times New Roman"/>
            <w:noProof/>
            <w:sz w:val="26"/>
            <w:szCs w:val="26"/>
          </w:rPr>
          <w:t>Bảng 15. Bảng thông tin khe co giãn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8" w:history="1">
        <w:r w:rsidR="000D7725" w:rsidRPr="000D7725">
          <w:rPr>
            <w:rStyle w:val="Hyperlink"/>
            <w:rFonts w:ascii="Times New Roman" w:hAnsi="Times New Roman" w:cs="Times New Roman"/>
            <w:noProof/>
            <w:sz w:val="26"/>
            <w:szCs w:val="26"/>
          </w:rPr>
          <w:t>Bảng 16. Bảng thông tin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9" w:history="1">
        <w:r w:rsidR="000D7725" w:rsidRPr="000D7725">
          <w:rPr>
            <w:rStyle w:val="Hyperlink"/>
            <w:rFonts w:ascii="Times New Roman" w:hAnsi="Times New Roman" w:cs="Times New Roman"/>
            <w:noProof/>
            <w:sz w:val="26"/>
            <w:szCs w:val="26"/>
          </w:rPr>
          <w:t>Bảng 17. Bảng mức độ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0" w:history="1">
        <w:r w:rsidR="000D7725" w:rsidRPr="000D7725">
          <w:rPr>
            <w:rStyle w:val="Hyperlink"/>
            <w:rFonts w:ascii="Times New Roman" w:hAnsi="Times New Roman" w:cs="Times New Roman"/>
            <w:noProof/>
            <w:sz w:val="26"/>
            <w:szCs w:val="26"/>
          </w:rPr>
          <w:t>Bảng 18. Bảng thông tin lịch sử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1" w:history="1">
        <w:r w:rsidR="000D7725" w:rsidRPr="000D7725">
          <w:rPr>
            <w:rStyle w:val="Hyperlink"/>
            <w:rFonts w:ascii="Times New Roman" w:hAnsi="Times New Roman" w:cs="Times New Roman"/>
            <w:noProof/>
            <w:sz w:val="26"/>
            <w:szCs w:val="26"/>
          </w:rPr>
          <w:t>Bảng 19. Bảng thông tin thiết bị công cộng trên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2" w:history="1">
        <w:r w:rsidR="000D7725" w:rsidRPr="000D7725">
          <w:rPr>
            <w:rStyle w:val="Hyperlink"/>
            <w:rFonts w:ascii="Times New Roman" w:hAnsi="Times New Roman" w:cs="Times New Roman"/>
            <w:noProof/>
            <w:sz w:val="26"/>
            <w:szCs w:val="26"/>
          </w:rPr>
          <w:t>Bảng 20. Bảng thông tin chung về thuộc tính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3" w:history="1">
        <w:r w:rsidR="000D7725" w:rsidRPr="000D7725">
          <w:rPr>
            <w:rStyle w:val="Hyperlink"/>
            <w:rFonts w:ascii="Times New Roman" w:hAnsi="Times New Roman" w:cs="Times New Roman"/>
            <w:noProof/>
            <w:sz w:val="26"/>
            <w:szCs w:val="26"/>
          </w:rPr>
          <w:t>Bảng 21. Bảng thông tin dự ứng lực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4" w:history="1">
        <w:r w:rsidR="000D7725" w:rsidRPr="000D7725">
          <w:rPr>
            <w:rStyle w:val="Hyperlink"/>
            <w:rFonts w:ascii="Times New Roman" w:hAnsi="Times New Roman" w:cs="Times New Roman"/>
            <w:noProof/>
            <w:sz w:val="26"/>
            <w:szCs w:val="26"/>
          </w:rPr>
          <w:t>Bảng 22. Bảng thông tin đơn vị</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5" w:history="1">
        <w:r w:rsidR="000D7725" w:rsidRPr="000D7725">
          <w:rPr>
            <w:rStyle w:val="Hyperlink"/>
            <w:rFonts w:ascii="Times New Roman" w:hAnsi="Times New Roman" w:cs="Times New Roman"/>
            <w:noProof/>
            <w:sz w:val="26"/>
            <w:szCs w:val="26"/>
          </w:rPr>
          <w:t>Bảng 23. Bảng hình ảnh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6" w:history="1">
        <w:r w:rsidR="000D7725" w:rsidRPr="000D7725">
          <w:rPr>
            <w:rStyle w:val="Hyperlink"/>
            <w:rFonts w:ascii="Times New Roman" w:hAnsi="Times New Roman" w:cs="Times New Roman"/>
            <w:noProof/>
            <w:sz w:val="26"/>
            <w:szCs w:val="26"/>
          </w:rPr>
          <w:t>Bảng 24. Bảng thông tin tuyến đường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7" w:history="1">
        <w:r w:rsidR="000D7725" w:rsidRPr="000D7725">
          <w:rPr>
            <w:rStyle w:val="Hyperlink"/>
            <w:rFonts w:ascii="Times New Roman" w:hAnsi="Times New Roman" w:cs="Times New Roman"/>
            <w:noProof/>
            <w:sz w:val="26"/>
            <w:szCs w:val="26"/>
          </w:rPr>
          <w:t>Bảng 25. Bảng thông tin người sử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8" w:history="1">
        <w:r w:rsidR="000D7725" w:rsidRPr="000D7725">
          <w:rPr>
            <w:rStyle w:val="Hyperlink"/>
            <w:rFonts w:ascii="Times New Roman" w:hAnsi="Times New Roman" w:cs="Times New Roman"/>
            <w:noProof/>
            <w:sz w:val="26"/>
            <w:szCs w:val="26"/>
          </w:rPr>
          <w:t>Bảng 26. Bảng thông tin Địa giới hành chính - Tỉnh / Thành phố</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AD1A44"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9" w:history="1">
        <w:r w:rsidR="000D7725" w:rsidRPr="000D7725">
          <w:rPr>
            <w:rStyle w:val="Hyperlink"/>
            <w:rFonts w:ascii="Times New Roman" w:hAnsi="Times New Roman" w:cs="Times New Roman"/>
            <w:noProof/>
            <w:sz w:val="26"/>
            <w:szCs w:val="26"/>
          </w:rPr>
          <w:t>Bảng 27. Bảng thông tin địa giới hành chính - Quận / Huyện / Thị xã</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Default="00AD1A44" w:rsidP="000D7725">
      <w:pPr>
        <w:pStyle w:val="TableofFigures"/>
        <w:tabs>
          <w:tab w:val="right" w:leader="dot" w:pos="9062"/>
        </w:tabs>
        <w:spacing w:line="312" w:lineRule="auto"/>
        <w:rPr>
          <w:rFonts w:eastAsiaTheme="minorEastAsia"/>
          <w:noProof/>
        </w:rPr>
      </w:pPr>
      <w:hyperlink w:anchor="_Toc8973640" w:history="1">
        <w:r w:rsidR="000D7725" w:rsidRPr="000D7725">
          <w:rPr>
            <w:rStyle w:val="Hyperlink"/>
            <w:rFonts w:ascii="Times New Roman" w:hAnsi="Times New Roman" w:cs="Times New Roman"/>
            <w:noProof/>
            <w:sz w:val="26"/>
            <w:szCs w:val="26"/>
          </w:rPr>
          <w:t>Bảng 28. Bảng thông tin địa giới hành chính - Xã / Phường / Thị trấn</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_Toc8973640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9E306B" w:rsidRDefault="000D7725" w:rsidP="00807715">
      <w:pPr>
        <w:spacing w:after="0" w:line="312" w:lineRule="auto"/>
        <w:rPr>
          <w:rFonts w:eastAsiaTheme="majorEastAsia"/>
        </w:rPr>
      </w:pPr>
      <w:r>
        <w:fldChar w:fldCharType="end"/>
      </w:r>
      <w:r w:rsidR="009E306B">
        <w:br w:type="page"/>
      </w:r>
    </w:p>
    <w:p w:rsidR="009872B0" w:rsidRPr="008028CF" w:rsidRDefault="008479B1" w:rsidP="0042361A">
      <w:pPr>
        <w:pStyle w:val="Heading1"/>
      </w:pPr>
      <w:bookmarkStart w:id="107" w:name="_Toc9152415"/>
      <w:r w:rsidRPr="008028CF">
        <w:lastRenderedPageBreak/>
        <w:t xml:space="preserve">LỜI </w:t>
      </w:r>
      <w:ins w:id="108" w:author="Nguyen Quoc Tuan" w:date="2019-05-18T19:04:00Z">
        <w:r w:rsidR="008654B8">
          <w:t>CẢM ƠN</w:t>
        </w:r>
      </w:ins>
      <w:bookmarkEnd w:id="107"/>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vi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8654B8" w:rsidP="0042361A">
      <w:pPr>
        <w:pStyle w:val="Heading1"/>
      </w:pPr>
      <w:bookmarkStart w:id="109" w:name="_Toc9152416"/>
      <w:ins w:id="110" w:author="Nguyen Quoc Tuan" w:date="2019-05-18T19:04:00Z">
        <w:r>
          <w:lastRenderedPageBreak/>
          <w:t xml:space="preserve">LỜI </w:t>
        </w:r>
      </w:ins>
      <w:r w:rsidR="00E03931" w:rsidRPr="008028CF">
        <w:t>MỞ ĐẦU</w:t>
      </w:r>
      <w:bookmarkEnd w:id="109"/>
    </w:p>
    <w:p w:rsidR="00B536A8" w:rsidRPr="003B354A" w:rsidRDefault="00FB273B" w:rsidP="003B354A">
      <w:pPr>
        <w:pStyle w:val="Heading2"/>
        <w:ind w:firstLine="720"/>
      </w:pPr>
      <w:bookmarkStart w:id="111" w:name="_Toc9152417"/>
      <w:r w:rsidRPr="003B354A">
        <w:t xml:space="preserve">1. </w:t>
      </w:r>
      <w:r w:rsidR="00216B70" w:rsidRPr="003B354A">
        <w:t>Lý do chọn đề tài</w:t>
      </w:r>
      <w:bookmarkEnd w:id="111"/>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112" w:name="_Toc9152418"/>
      <w:r w:rsidRPr="008028CF">
        <w:t xml:space="preserve">2. Mục tiêu </w:t>
      </w:r>
      <w:r w:rsidR="00E84F9E" w:rsidRPr="008028CF">
        <w:t>của đề tài</w:t>
      </w:r>
      <w:bookmarkEnd w:id="112"/>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với đầy đủ các thông tin theo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theo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113" w:name="_Toc9152419"/>
      <w:r w:rsidRPr="008028CF">
        <w:lastRenderedPageBreak/>
        <w:t>3</w:t>
      </w:r>
      <w:r w:rsidR="002F099E" w:rsidRPr="008028CF">
        <w:t xml:space="preserve">. </w:t>
      </w:r>
      <w:r w:rsidR="00D80C12" w:rsidRPr="008028CF">
        <w:t>Phương pháp nghiên cứu</w:t>
      </w:r>
      <w:bookmarkEnd w:id="113"/>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114" w:name="_Toc9152420"/>
      <w:r w:rsidRPr="008028CF">
        <w:t>4</w:t>
      </w:r>
      <w:r w:rsidR="00D85FDA" w:rsidRPr="008028CF">
        <w:t>. Ý nghĩa</w:t>
      </w:r>
      <w:r w:rsidR="00B25AEA" w:rsidRPr="008028CF">
        <w:t xml:space="preserve"> của đề tài</w:t>
      </w:r>
      <w:bookmarkEnd w:id="114"/>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Hoàn thành tốt đồ án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115" w:name="_Toc9152421"/>
      <w:r w:rsidRPr="00F06EFC">
        <w:t>5. Kết cấu của đề tài</w:t>
      </w:r>
      <w:bookmarkEnd w:id="115"/>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116" w:name="_Toc9152422"/>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116"/>
    </w:p>
    <w:p w:rsidR="006856A9" w:rsidRPr="008028CF" w:rsidRDefault="00E526EB" w:rsidP="001A43D8">
      <w:pPr>
        <w:pStyle w:val="Heading2"/>
        <w:ind w:firstLine="720"/>
      </w:pPr>
      <w:bookmarkStart w:id="117" w:name="_Toc9152423"/>
      <w:r w:rsidRPr="008028CF">
        <w:t>1</w:t>
      </w:r>
      <w:r w:rsidR="0005122C" w:rsidRPr="008028CF">
        <w:t>.1. Ngôn ngữ lập trình</w:t>
      </w:r>
      <w:bookmarkEnd w:id="117"/>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17EA7AD2" wp14:editId="197698E4">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18" w:name="_Toc5353782"/>
      <w:bookmarkStart w:id="119" w:name="_Toc5779633"/>
      <w:bookmarkStart w:id="120" w:name="_Toc8374058"/>
      <w:bookmarkStart w:id="121" w:name="_Toc8739530"/>
      <w:bookmarkStart w:id="122" w:name="_Toc8973511"/>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18"/>
      <w:bookmarkEnd w:id="119"/>
      <w:bookmarkEnd w:id="120"/>
      <w:bookmarkEnd w:id="121"/>
      <w:bookmarkEnd w:id="122"/>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23" w:name="_Toc9152424"/>
      <w:r w:rsidRPr="008028CF">
        <w:t>1</w:t>
      </w:r>
      <w:r w:rsidR="00FD0217" w:rsidRPr="008028CF">
        <w:t>.2</w:t>
      </w:r>
      <w:r w:rsidR="00FC7BF5" w:rsidRPr="008028CF">
        <w:t>. Ngôn ngữ lập trình PHP</w:t>
      </w:r>
      <w:bookmarkEnd w:id="123"/>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75D42B0E" wp14:editId="6784BC2F">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24" w:name="_Toc5352456"/>
      <w:bookmarkStart w:id="125" w:name="_Toc5353783"/>
      <w:bookmarkStart w:id="126" w:name="_Toc5779634"/>
      <w:bookmarkStart w:id="127" w:name="_Toc8374059"/>
      <w:bookmarkStart w:id="128" w:name="_Toc8739531"/>
      <w:bookmarkStart w:id="129" w:name="_Toc8973512"/>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24"/>
      <w:bookmarkEnd w:id="125"/>
      <w:bookmarkEnd w:id="126"/>
      <w:bookmarkEnd w:id="127"/>
      <w:bookmarkEnd w:id="128"/>
      <w:bookmarkEnd w:id="129"/>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theo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130" w:name="_Toc9152425"/>
      <w:r w:rsidRPr="008028CF">
        <w:t>1</w:t>
      </w:r>
      <w:r w:rsidR="004221F3" w:rsidRPr="008028CF">
        <w:t>.</w:t>
      </w:r>
      <w:r w:rsidR="00B457E2" w:rsidRPr="008028CF">
        <w:t>3. Hệ quản trị cơ sở dữ liệu MyS</w:t>
      </w:r>
      <w:r w:rsidR="007D5116" w:rsidRPr="008028CF">
        <w:t>QL</w:t>
      </w:r>
      <w:bookmarkEnd w:id="130"/>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131" w:name="_Toc9152426"/>
      <w:r w:rsidRPr="008028CF">
        <w:t>1</w:t>
      </w:r>
      <w:r w:rsidR="00AE11CF" w:rsidRPr="008028CF">
        <w:t xml:space="preserve">.4. </w:t>
      </w:r>
      <w:r w:rsidR="00EB438F" w:rsidRPr="008028CF">
        <w:t>Máy chủ web</w:t>
      </w:r>
      <w:r w:rsidR="00AE11CF" w:rsidRPr="008028CF">
        <w:t xml:space="preserve"> Xampp</w:t>
      </w:r>
      <w:bookmarkEnd w:id="131"/>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132" w:name="_Toc9152427"/>
      <w:r w:rsidRPr="008028CF">
        <w:t>1</w:t>
      </w:r>
      <w:r w:rsidR="001877CF" w:rsidRPr="008028CF">
        <w:t>.5. Các framework lập trình sử dụng nền tảng PHP</w:t>
      </w:r>
      <w:bookmarkEnd w:id="132"/>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6A3439E7" wp14:editId="709E4328">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133" w:name="_Toc5352457"/>
      <w:bookmarkStart w:id="134" w:name="_Toc5353784"/>
      <w:bookmarkStart w:id="135" w:name="_Toc5779635"/>
      <w:bookmarkStart w:id="136" w:name="_Toc8374060"/>
      <w:bookmarkStart w:id="137" w:name="_Toc8739532"/>
      <w:bookmarkStart w:id="138" w:name="_Toc8973513"/>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133"/>
      <w:bookmarkEnd w:id="134"/>
      <w:bookmarkEnd w:id="135"/>
      <w:bookmarkEnd w:id="136"/>
      <w:bookmarkEnd w:id="137"/>
      <w:bookmarkEnd w:id="138"/>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framework thường được sử dụng trong các dự án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Symfony chứa nhiều thư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buộc phải sử dụng các lớp Controller nhưng đối với Models và Views bạn hoàn toàn có quyền tùy chọn sử dụng để đặt tên theo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r w:rsidRPr="00BA6611">
          <w:rPr>
            <w:rFonts w:ascii="Times New Roman" w:hAnsi="Times New Roman" w:cs="Times New Roman"/>
            <w:color w:val="000000" w:themeColor="text1"/>
            <w:sz w:val="26"/>
            <w:szCs w:val="26"/>
          </w:rPr>
          <w:t>thư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một mã nguồn mở và vô cùng ổn định. Zend Framework vô cùng phức tạp dành cho các bạn mới tìm hiểu hoặc chưa có nền tảng về MVC. Nó ít khi được sử dụng trong các dự án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phương pháp Agile</w:t>
        </w:r>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được xây dựng với một thư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Pr="0049548E" w:rsidRDefault="007F6987" w:rsidP="00D3159D">
            <w:pPr>
              <w:spacing w:line="312" w:lineRule="auto"/>
              <w:rPr>
                <w:rFonts w:ascii="Times New Roman" w:hAnsi="Times New Roman" w:cs="Times New Roman"/>
                <w:sz w:val="26"/>
                <w:szCs w:val="26"/>
                <w:lang w:val="fr-FR"/>
              </w:rPr>
            </w:pPr>
            <w:r w:rsidRPr="0049548E">
              <w:rPr>
                <w:rFonts w:ascii="Times New Roman" w:hAnsi="Times New Roman" w:cs="Times New Roman"/>
                <w:sz w:val="26"/>
                <w:szCs w:val="26"/>
                <w:lang w:val="fr-FR"/>
              </w:rPr>
              <w:t>- Qua composer hoặc gói cài đặt.</w:t>
            </w:r>
          </w:p>
        </w:tc>
        <w:tc>
          <w:tcPr>
            <w:tcW w:w="2977" w:type="dxa"/>
            <w:vAlign w:val="center"/>
          </w:tcPr>
          <w:p w:rsidR="007F6987" w:rsidRPr="0049548E" w:rsidRDefault="007F6987" w:rsidP="00A04CED">
            <w:pPr>
              <w:spacing w:line="312" w:lineRule="auto"/>
              <w:rPr>
                <w:rFonts w:ascii="Times New Roman" w:hAnsi="Times New Roman" w:cs="Times New Roman"/>
                <w:sz w:val="26"/>
                <w:szCs w:val="26"/>
                <w:lang w:val="fr-FR"/>
              </w:rPr>
            </w:pPr>
            <w:r w:rsidRPr="0049548E">
              <w:rPr>
                <w:rFonts w:ascii="Times New Roman" w:hAnsi="Times New Roman" w:cs="Times New Roman"/>
                <w:sz w:val="26"/>
                <w:szCs w:val="26"/>
                <w:lang w:val="fr-FR"/>
              </w:rPr>
              <w:t>- Cài đặt chủ yếu qua composer.</w:t>
            </w:r>
          </w:p>
        </w:tc>
        <w:tc>
          <w:tcPr>
            <w:tcW w:w="2977" w:type="dxa"/>
            <w:vAlign w:val="center"/>
          </w:tcPr>
          <w:p w:rsidR="007F6987" w:rsidRPr="0049548E" w:rsidRDefault="007F6987" w:rsidP="00D3159D">
            <w:pPr>
              <w:spacing w:line="312" w:lineRule="auto"/>
              <w:rPr>
                <w:rFonts w:ascii="Times New Roman" w:hAnsi="Times New Roman" w:cs="Times New Roman"/>
                <w:sz w:val="26"/>
                <w:szCs w:val="26"/>
                <w:lang w:val="fr-FR"/>
              </w:rPr>
            </w:pPr>
            <w:r w:rsidRPr="0049548E">
              <w:rPr>
                <w:rFonts w:ascii="Times New Roman" w:hAnsi="Times New Roman" w:cs="Times New Roman"/>
                <w:sz w:val="26"/>
                <w:szCs w:val="26"/>
                <w:lang w:val="fr-FR"/>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bookmarkStart w:id="139" w:name="_Toc8973613"/>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bookmarkEnd w:id="139"/>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theo yêu cầu của dự án có thể lựa chọn cho mình một framework phù hợp. </w:t>
      </w:r>
      <w:r w:rsidR="0041202D">
        <w:rPr>
          <w:rFonts w:ascii="Times New Roman" w:hAnsi="Times New Roman" w:cs="Times New Roman"/>
          <w:sz w:val="26"/>
          <w:szCs w:val="26"/>
        </w:rPr>
        <w:t>Để thực hiện đồ án tốt nghiệp này, em đã lựa chọn Yii2 framework bởi vì: Yii2 là một framework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140" w:name="_Toc9152428"/>
      <w:r w:rsidRPr="008028CF">
        <w:lastRenderedPageBreak/>
        <w:t>1</w:t>
      </w:r>
      <w:r w:rsidR="001877CF" w:rsidRPr="008028CF">
        <w:t>.6. Framework Yii</w:t>
      </w:r>
      <w:r w:rsidR="008028CF">
        <w:t>2</w:t>
      </w:r>
      <w:bookmarkEnd w:id="140"/>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nói chung,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u thiết kế quá an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đội ngũ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r w:rsidR="00740F04" w:rsidRPr="00800CC5">
        <w:rPr>
          <w:rFonts w:ascii="Times New Roman" w:hAnsi="Times New Roman" w:cs="Times New Roman"/>
          <w:color w:val="000000" w:themeColor="text1"/>
          <w:sz w:val="26"/>
          <w:szCs w:val="26"/>
        </w:rPr>
        <w:t>vi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theo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0283597C" wp14:editId="040C9895">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141" w:name="_Toc5352458"/>
      <w:bookmarkStart w:id="142" w:name="_Toc5353785"/>
      <w:bookmarkStart w:id="143" w:name="_Toc5779636"/>
      <w:bookmarkStart w:id="144" w:name="_Toc8374061"/>
      <w:bookmarkStart w:id="145" w:name="_Toc8739533"/>
      <w:bookmarkStart w:id="146" w:name="_Toc8973514"/>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141"/>
      <w:bookmarkEnd w:id="142"/>
      <w:bookmarkEnd w:id="143"/>
      <w:bookmarkEnd w:id="144"/>
      <w:bookmarkEnd w:id="145"/>
      <w:bookmarkEnd w:id="146"/>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Nói chung,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theo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còn thư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724637E3" wp14:editId="0ADAF34C">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147" w:name="_Toc5352459"/>
      <w:bookmarkStart w:id="148" w:name="_Toc5353786"/>
      <w:bookmarkStart w:id="149" w:name="_Toc5779637"/>
      <w:bookmarkStart w:id="150" w:name="_Toc8374062"/>
      <w:bookmarkStart w:id="151" w:name="_Toc8739534"/>
      <w:bookmarkStart w:id="152" w:name="_Toc8973515"/>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147"/>
      <w:bookmarkEnd w:id="148"/>
      <w:bookmarkEnd w:id="149"/>
      <w:bookmarkEnd w:id="150"/>
      <w:bookmarkEnd w:id="151"/>
      <w:bookmarkEnd w:id="152"/>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0CB46E46" wp14:editId="00F727BC">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153" w:name="_Toc5352460"/>
      <w:bookmarkStart w:id="154" w:name="_Toc5353787"/>
      <w:bookmarkStart w:id="155" w:name="_Toc5779638"/>
      <w:bookmarkStart w:id="156" w:name="_Toc8374063"/>
      <w:bookmarkStart w:id="157" w:name="_Toc8739535"/>
      <w:bookmarkStart w:id="158" w:name="_Toc8973516"/>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153"/>
      <w:bookmarkEnd w:id="154"/>
      <w:bookmarkEnd w:id="155"/>
      <w:bookmarkEnd w:id="156"/>
      <w:bookmarkEnd w:id="157"/>
      <w:bookmarkEnd w:id="158"/>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&lt;?php</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return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'class'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'dsn' =&gt; 'mysql:host=localhost;dbname=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'username'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'password'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'charset'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159" w:name="_Toc9152429"/>
      <w:r w:rsidRPr="008028CF">
        <w:lastRenderedPageBreak/>
        <w:t xml:space="preserve">CHƯƠNG </w:t>
      </w:r>
      <w:r w:rsidR="00EF7BA5">
        <w:t>2</w:t>
      </w:r>
      <w:r w:rsidR="00540A88" w:rsidRPr="008028CF">
        <w:t xml:space="preserve">. </w:t>
      </w:r>
      <w:r w:rsidRPr="008028CF">
        <w:t>PHÂN TÍCH THIẾT KẾ HỆ THỐNG</w:t>
      </w:r>
      <w:bookmarkEnd w:id="159"/>
    </w:p>
    <w:p w:rsidR="003101AA" w:rsidRDefault="003101AA" w:rsidP="00DF4B3A">
      <w:pPr>
        <w:pStyle w:val="Heading2"/>
        <w:ind w:firstLine="720"/>
      </w:pPr>
      <w:bookmarkStart w:id="160" w:name="_Toc9152430"/>
      <w:r>
        <w:t>2.1. Khảo sát đặc tả yêu cầu</w:t>
      </w:r>
      <w:bookmarkEnd w:id="160"/>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Hệ thống quản lý đầy đủ các thông tin của hạng mục tài sản cầu đường bộ theo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theo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(Hồ sơ lý lịch cầu theo Phụ lục 1 đính kèm)</w:t>
      </w:r>
    </w:p>
    <w:p w:rsidR="0019626B" w:rsidRDefault="0019626B" w:rsidP="00DF4B3A">
      <w:pPr>
        <w:pStyle w:val="Heading2"/>
        <w:ind w:firstLine="720"/>
      </w:pPr>
      <w:bookmarkStart w:id="161" w:name="_Toc9152431"/>
      <w:r>
        <w:t>2.2. Các yêu cầu phi chức năng</w:t>
      </w:r>
      <w:bookmarkEnd w:id="161"/>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Tính bảo mật và độ an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162" w:name="_Toc5779697"/>
      <w:bookmarkStart w:id="163" w:name="_Toc8739566"/>
      <w:bookmarkStart w:id="164" w:name="_Toc8973614"/>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162"/>
      <w:bookmarkEnd w:id="163"/>
      <w:bookmarkEnd w:id="164"/>
    </w:p>
    <w:p w:rsidR="0019626B" w:rsidRDefault="0019626B" w:rsidP="00CC70B0">
      <w:pPr>
        <w:pStyle w:val="Heading2"/>
        <w:ind w:firstLine="720"/>
      </w:pPr>
      <w:bookmarkStart w:id="165" w:name="_Toc9152432"/>
      <w:r>
        <w:t>2.3. Phân tích thiết kế hệ thống</w:t>
      </w:r>
      <w:bookmarkEnd w:id="165"/>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24BC0288" wp14:editId="5BB9EDD4">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06E5BBDE" wp14:editId="3664E75A">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580C27E8" wp14:editId="6563E2AB">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3FBAFD5" wp14:editId="299565EE">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63743659" wp14:editId="7C55DAD5">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04B909CE" wp14:editId="49B9D104">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78947498" wp14:editId="7249EBDE">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18EA9F35" wp14:editId="7BEA7BF5">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6DA25FAF" wp14:editId="093DBC2E">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2068F114" wp14:editId="74F540DD">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7FC64BC0" wp14:editId="7555137C">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5BD97D4C" wp14:editId="41A8B330">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7FEF0576" wp14:editId="0FB17595">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25F89665" wp14:editId="4CAE5C2F">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58135974" wp14:editId="795BA3EF">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4BACFE23" wp14:editId="469E575C">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438A4BAC" wp14:editId="2B85EADD">
                <wp:extent cx="575310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53100" cy="5534025"/>
                          <a:chOff x="-47625" y="-38099"/>
                          <a:chExt cx="575310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944A3F" w:rsidRDefault="00AD1A44"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53100" cy="5534025"/>
                            <a:chOff x="-47625" y="-38099"/>
                            <a:chExt cx="575310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53100" cy="5534025"/>
                              <a:chOff x="-47625" y="-38099"/>
                              <a:chExt cx="575310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53100" cy="5534025"/>
                                <a:chOff x="-47625" y="-38099"/>
                                <a:chExt cx="5753100" cy="5534025"/>
                              </a:xfrm>
                            </wpg:grpSpPr>
                            <wpg:grpSp>
                              <wpg:cNvPr id="18" name="Group 18"/>
                              <wpg:cNvGrpSpPr/>
                              <wpg:grpSpPr>
                                <a:xfrm>
                                  <a:off x="-47625" y="-38099"/>
                                  <a:ext cx="5753100" cy="5534025"/>
                                  <a:chOff x="-47625" y="-38099"/>
                                  <a:chExt cx="575310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AD1A44" w:rsidRPr="00406ED5" w:rsidRDefault="00AD1A44"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1A44" w:rsidRPr="00406ED5" w:rsidRDefault="00AD1A44"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371725"/>
                                    <a:ext cx="1200150" cy="561975"/>
                                    <a:chOff x="19050" y="990600"/>
                                    <a:chExt cx="1200150" cy="561975"/>
                                  </a:xfrm>
                                </wpg:grpSpPr>
                                <wps:wsp>
                                  <wps:cNvPr id="23" name="Straight Connector 23"/>
                                  <wps:cNvCnPr/>
                                  <wps:spPr>
                                    <a:xfrm>
                                      <a:off x="19050" y="9906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9050" y="1552575"/>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1A44" w:rsidRPr="00406ED5" w:rsidRDefault="00AD1A44"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AD1A44" w:rsidRPr="00EE014B"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38A4BAC" id="Group 8" o:spid="_x0000_s1026" style="width:453pt;height:435.75pt;mso-position-horizontal-relative:char;mso-position-vertical-relative:line" coordorigin="-476,-380" coordsize="5753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rsidR="00AD1A44" w:rsidRPr="00944A3F" w:rsidRDefault="00AD1A44"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11" o:spid="_x0000_s1029" type="#_x0000_t202" style="position:absolute;left:7429;top:570;width:10770;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15" o:spid="_x0000_s1031" type="#_x0000_t202" style="position:absolute;left:12573;top:23526;width:8362;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8" o:spid="_x0000_s1033"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4" style="position:absolute;left:-476;top:24003;width:1009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" fillcolor="white [3201]" strokecolor="#0d0d0d [3069]" strokeweight="1pt">
                          <v:textbox>
                            <w:txbxContent>
                              <w:p w:rsidR="00AD1A44" w:rsidRPr="00406ED5" w:rsidRDefault="00AD1A44"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" fillcolor="white [3212]" strokecolor="black [3213]" strokeweight="1pt">
                          <v:stroke joinstyle="miter"/>
                          <v:textbox inset="0,0,0,0">
                            <w:txbxContent>
                              <w:p w:rsidR="00AD1A44" w:rsidRPr="00406ED5" w:rsidRDefault="00AD1A44"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3717;width:12001;height:5620" coordorigin="190,9906" coordsize="12001,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37" style="position:absolute;visibility:visible;mso-wrap-style:square" from="190,9906" to="12192,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" strokecolor="#0d0d0d [3069]" strokeweight=".5pt">
                            <v:stroke joinstyle="miter"/>
                          </v:line>
                          <v:line id="Straight Connector 24" o:spid="_x0000_s1038" style="position:absolute;visibility:visible;mso-wrap-style:square" from="190,15525" to="12192,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" strokecolor="#0d0d0d [3069]" strokeweight=".5pt">
                            <v:stroke joinstyle="miter"/>
                          </v:line>
                        </v:group>
                        <v:line id="Straight Connector 25" o:spid="_x0000_s1039" style="position:absolute;visibility:visible;mso-wrap-style:square" from="36290,3238" to="5314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oval id="Oval 28" o:spid="_x0000_s1040" style="position:absolute;left:22580;top:21619;width:13907;height: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" fillcolor="white [3212]" strokecolor="black [3213]" strokeweight="1pt">
                          <v:stroke joinstyle="miter"/>
                          <v:textbox inset="0,0,0,0">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" fillcolor="white [3212]" strokecolor="black [3213]" strokeweight="1pt">
                          <v:stroke joinstyle="miter"/>
                          <v:textbox inset="0,0,0,0">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oval id="Oval 37" o:spid="_x0000_s1043" style="position:absolute;left:22860;top:33524;width:1390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" fillcolor="white [3212]" strokecolor="black [3213]" strokeweight="1pt">
                          <v:stroke joinstyle="miter"/>
                          <v:textbox inset="0,0,0,0">
                            <w:txbxContent>
                              <w:p w:rsidR="00AD1A44" w:rsidRPr="00944A3F" w:rsidRDefault="00AD1A44"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" fillcolor="white [3212]" strokecolor="black [3213]" strokeweight="1pt">
                          <v:stroke joinstyle="miter"/>
                          <v:textbox inset="0,0,0,0">
                            <w:txbxContent>
                              <w:p w:rsidR="00AD1A44" w:rsidRPr="00406ED5" w:rsidRDefault="00AD1A44"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AD1A44" w:rsidRPr="00EE014B"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rsidR="00AD1A44" w:rsidRPr="00FD0553" w:rsidRDefault="00AD1A44"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AD1A44" w:rsidRPr="001631E4" w:rsidRDefault="00AD1A44"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166" w:name="_Toc5779639"/>
      <w:bookmarkStart w:id="167" w:name="_Toc8374064"/>
      <w:bookmarkStart w:id="168" w:name="_Toc8739536"/>
      <w:bookmarkStart w:id="169" w:name="_Toc8973517"/>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166"/>
      <w:bookmarkEnd w:id="167"/>
      <w:bookmarkEnd w:id="168"/>
      <w:bookmarkEnd w:id="169"/>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170" w:name="_Toc5779698"/>
      <w:bookmarkStart w:id="171" w:name="_Toc8739567"/>
      <w:bookmarkStart w:id="172" w:name="_Toc8973615"/>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170"/>
      <w:bookmarkEnd w:id="171"/>
      <w:bookmarkEnd w:id="172"/>
    </w:p>
    <w:p w:rsidR="0019626B" w:rsidRDefault="0019626B" w:rsidP="003E421F">
      <w:pPr>
        <w:pStyle w:val="Heading2"/>
        <w:ind w:firstLine="720"/>
      </w:pPr>
      <w:bookmarkStart w:id="173" w:name="_Toc9152433"/>
      <w:r>
        <w:t>2.4</w:t>
      </w:r>
      <w:r w:rsidR="003E421F">
        <w:t>.</w:t>
      </w:r>
      <w:r>
        <w:t xml:space="preserve"> Thiết kế cơ sở dữ liệu</w:t>
      </w:r>
      <w:bookmarkEnd w:id="173"/>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174" w:name="_Toc5779699"/>
      <w:bookmarkStart w:id="175" w:name="_Toc8739568"/>
      <w:bookmarkStart w:id="176" w:name="_Toc8973616"/>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174"/>
      <w:bookmarkEnd w:id="175"/>
      <w:bookmarkEnd w:id="176"/>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177" w:name="_Toc5779700"/>
      <w:bookmarkStart w:id="178" w:name="_Toc8739569"/>
      <w:bookmarkStart w:id="179" w:name="_Toc897361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177"/>
      <w:bookmarkEnd w:id="178"/>
      <w:bookmarkEnd w:id="179"/>
    </w:p>
    <w:p w:rsidR="0098183A" w:rsidRPr="001C6DC0" w:rsidRDefault="00571E17" w:rsidP="00AE3E51">
      <w:pPr>
        <w:pStyle w:val="Heading4"/>
        <w:ind w:firstLine="720"/>
      </w:pPr>
      <w:r>
        <w:t xml:space="preserve"> </w:t>
      </w:r>
      <w:r w:rsidR="00451044" w:rsidRPr="001C6DC0">
        <w:t>2.4.3.</w:t>
      </w:r>
      <w:r w:rsidR="0098183A" w:rsidRPr="001C6DC0">
        <w:t xml:space="preserve"> Bảng Thông tin bảo trì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lastRenderedPageBreak/>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180" w:name="_Toc5779701"/>
      <w:bookmarkStart w:id="181" w:name="_Toc8739570"/>
      <w:bookmarkStart w:id="182" w:name="_Toc897361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180"/>
      <w:bookmarkEnd w:id="181"/>
      <w:bookmarkEnd w:id="182"/>
    </w:p>
    <w:p w:rsidR="0098183A" w:rsidRPr="00AE3E51"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183" w:name="_Toc5779702"/>
      <w:bookmarkStart w:id="184" w:name="_Toc8739571"/>
      <w:bookmarkStart w:id="185" w:name="_Toc897361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183"/>
      <w:bookmarkEnd w:id="184"/>
      <w:bookmarkEnd w:id="185"/>
    </w:p>
    <w:p w:rsidR="0098183A" w:rsidRDefault="002A3C52" w:rsidP="00AE3E51">
      <w:pPr>
        <w:pStyle w:val="Heading4"/>
      </w:pPr>
      <w:r>
        <w:tab/>
      </w:r>
      <w:r w:rsidR="00451044" w:rsidRPr="002A3C52">
        <w:t>2.4.5.</w:t>
      </w:r>
      <w:r w:rsidR="0098183A" w:rsidRPr="002A3C52">
        <w:t xml:space="preserve"> Bảng Thông tin cắt ngang mặt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186" w:name="_Toc5779703"/>
      <w:bookmarkStart w:id="187" w:name="_Toc8739572"/>
      <w:bookmarkStart w:id="188" w:name="_Toc897362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186"/>
      <w:bookmarkEnd w:id="187"/>
      <w:bookmarkEnd w:id="188"/>
    </w:p>
    <w:p w:rsidR="0098183A" w:rsidRDefault="0098183A" w:rsidP="00974065">
      <w:pPr>
        <w:pStyle w:val="Heading4"/>
      </w:pPr>
      <w:r>
        <w:tab/>
      </w:r>
      <w:r w:rsidR="00451044" w:rsidRPr="00D231C0">
        <w:t>2.4.6.</w:t>
      </w:r>
      <w:r w:rsidRPr="00D231C0">
        <w:t xml:space="preserve"> Bảng Thông tin chống thấm và thoát nước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189" w:name="_Toc5779704"/>
      <w:bookmarkStart w:id="190" w:name="_Toc8739573"/>
      <w:bookmarkStart w:id="191" w:name="_Toc897362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189"/>
      <w:bookmarkEnd w:id="190"/>
      <w:bookmarkEnd w:id="191"/>
    </w:p>
    <w:p w:rsidR="0098183A" w:rsidRDefault="00D231C0" w:rsidP="00974065">
      <w:pPr>
        <w:pStyle w:val="Heading4"/>
      </w:pPr>
      <w:r>
        <w:tab/>
      </w:r>
      <w:r w:rsidR="00451044" w:rsidRPr="00D231C0">
        <w:t>2.4.7.</w:t>
      </w:r>
      <w:r w:rsidR="0098183A" w:rsidRPr="00D231C0">
        <w:t xml:space="preserve"> Bảng Thông tin gối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192" w:name="_Toc5779705"/>
      <w:bookmarkStart w:id="193" w:name="_Toc8739574"/>
      <w:bookmarkStart w:id="194" w:name="_Toc897362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192"/>
      <w:bookmarkEnd w:id="193"/>
      <w:bookmarkEnd w:id="194"/>
    </w:p>
    <w:p w:rsidR="0098183A" w:rsidRDefault="0098183A" w:rsidP="00D758CE">
      <w:pPr>
        <w:pStyle w:val="Heading4"/>
      </w:pPr>
      <w:r>
        <w:tab/>
      </w:r>
      <w:r w:rsidR="00451044" w:rsidRPr="00000EFF">
        <w:t>2.4.8.</w:t>
      </w:r>
      <w:r w:rsidRPr="00000EFF">
        <w:t xml:space="preserve"> Bảng Thông tin kè bảo vệ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lastRenderedPageBreak/>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195" w:name="_Toc5779706"/>
      <w:bookmarkStart w:id="196" w:name="_Toc8739575"/>
      <w:bookmarkStart w:id="197" w:name="_Toc897362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195"/>
      <w:bookmarkEnd w:id="196"/>
      <w:bookmarkEnd w:id="197"/>
    </w:p>
    <w:p w:rsidR="0098183A" w:rsidRDefault="0098183A" w:rsidP="00D758CE">
      <w:pPr>
        <w:pStyle w:val="Heading4"/>
      </w:pPr>
      <w:r>
        <w:tab/>
      </w:r>
      <w:r w:rsidR="00451044" w:rsidRPr="00AB6A4F">
        <w:t>2.4.9.</w:t>
      </w:r>
      <w:r w:rsidRPr="00AB6A4F">
        <w:t xml:space="preserve"> Bảng Thông tin Kết cấu dưới – Phần mố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198" w:name="_Toc5779707"/>
      <w:bookmarkStart w:id="199" w:name="_Toc8739576"/>
      <w:bookmarkStart w:id="200" w:name="_Toc897362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198"/>
      <w:bookmarkEnd w:id="199"/>
      <w:bookmarkEnd w:id="200"/>
    </w:p>
    <w:p w:rsidR="0026295B" w:rsidRDefault="0026295B" w:rsidP="00D758CE">
      <w:pPr>
        <w:pStyle w:val="Heading4"/>
      </w:pPr>
      <w:r>
        <w:tab/>
      </w:r>
      <w:r w:rsidR="00451044" w:rsidRPr="00A021E9">
        <w:t>2.4.10.</w:t>
      </w:r>
      <w:r w:rsidRPr="00A021E9">
        <w:t xml:space="preserve"> Bảng Thông tin Kết cấu dưới – Phần trụ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201" w:name="_Toc5779708"/>
      <w:bookmarkStart w:id="202" w:name="_Toc8739577"/>
      <w:bookmarkStart w:id="203" w:name="_Toc8973625"/>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201"/>
      <w:bookmarkEnd w:id="202"/>
      <w:bookmarkEnd w:id="203"/>
    </w:p>
    <w:p w:rsidR="0026295B" w:rsidRDefault="0026295B" w:rsidP="005B562F">
      <w:pPr>
        <w:pStyle w:val="Heading4"/>
      </w:pPr>
      <w:r>
        <w:lastRenderedPageBreak/>
        <w:tab/>
      </w:r>
      <w:r w:rsidR="00451044" w:rsidRPr="008A5E7C">
        <w:t>2.4.11.</w:t>
      </w:r>
      <w:r w:rsidRPr="008A5E7C">
        <w:t xml:space="preserve"> Bảng Thông tin Kết cấu nhịp của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204" w:name="_Toc5779709"/>
      <w:bookmarkStart w:id="205" w:name="_Toc8739578"/>
      <w:bookmarkStart w:id="206" w:name="_Toc897362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204"/>
      <w:bookmarkEnd w:id="205"/>
      <w:bookmarkEnd w:id="206"/>
    </w:p>
    <w:p w:rsidR="0026295B" w:rsidRDefault="0026295B" w:rsidP="002A25AC">
      <w:pPr>
        <w:pStyle w:val="Heading4"/>
      </w:pPr>
      <w:r>
        <w:lastRenderedPageBreak/>
        <w:tab/>
      </w:r>
      <w:r w:rsidR="00451044" w:rsidRPr="00B65C2C">
        <w:t>2.4.12.</w:t>
      </w:r>
      <w:r w:rsidRPr="00B65C2C">
        <w:t xml:space="preserve"> Bảng Thông tin Khe co giãn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207" w:name="_Toc5779710"/>
      <w:bookmarkStart w:id="208" w:name="_Toc8739579"/>
      <w:bookmarkStart w:id="209" w:name="_Toc897362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207"/>
      <w:bookmarkEnd w:id="208"/>
      <w:bookmarkEnd w:id="209"/>
    </w:p>
    <w:p w:rsidR="0026295B" w:rsidRDefault="0026295B" w:rsidP="00CD5B7E">
      <w:pPr>
        <w:pStyle w:val="Heading4"/>
      </w:pPr>
      <w:r>
        <w:tab/>
      </w:r>
      <w:r w:rsidR="00451044" w:rsidRPr="009A0B71">
        <w:t>2.4.13.</w:t>
      </w:r>
      <w:r w:rsidRPr="009A0B71">
        <w:t xml:space="preserve"> Bảng Thông tin kiểm tra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210" w:name="_Toc5779711"/>
      <w:bookmarkStart w:id="211" w:name="_Toc8739580"/>
      <w:bookmarkStart w:id="212" w:name="_Toc897362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210"/>
      <w:bookmarkEnd w:id="211"/>
      <w:bookmarkEnd w:id="212"/>
    </w:p>
    <w:p w:rsidR="0026295B" w:rsidRDefault="0026295B" w:rsidP="00CD5B7E">
      <w:pPr>
        <w:pStyle w:val="Heading4"/>
      </w:pPr>
      <w:r>
        <w:tab/>
      </w:r>
      <w:r w:rsidR="00451044" w:rsidRPr="00814809">
        <w:t>2.4.14.</w:t>
      </w:r>
      <w:r w:rsidRPr="00814809">
        <w:t xml:space="preserve"> Bảng Mức độ kiểm tra</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213" w:name="_Toc5779712"/>
      <w:bookmarkStart w:id="214" w:name="_Toc8739581"/>
      <w:bookmarkStart w:id="215" w:name="_Toc897362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213"/>
      <w:bookmarkEnd w:id="214"/>
      <w:bookmarkEnd w:id="215"/>
    </w:p>
    <w:p w:rsidR="0026295B" w:rsidRDefault="0026295B" w:rsidP="00CD5B7E">
      <w:pPr>
        <w:pStyle w:val="Heading4"/>
      </w:pPr>
      <w:r>
        <w:lastRenderedPageBreak/>
        <w:tab/>
      </w:r>
      <w:r w:rsidR="00451044" w:rsidRPr="00A550A7">
        <w:t>2.4.15.</w:t>
      </w:r>
      <w:r w:rsidRPr="00A550A7">
        <w:t xml:space="preserve"> Bảng Thông tin lịch sử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216" w:name="_Toc5779713"/>
      <w:bookmarkStart w:id="217" w:name="_Toc8739582"/>
      <w:bookmarkStart w:id="218" w:name="_Toc897363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216"/>
      <w:bookmarkEnd w:id="217"/>
      <w:bookmarkEnd w:id="218"/>
    </w:p>
    <w:p w:rsidR="0026295B" w:rsidRDefault="0026295B" w:rsidP="00CD5B7E">
      <w:pPr>
        <w:pStyle w:val="Heading4"/>
      </w:pPr>
      <w:r>
        <w:tab/>
      </w:r>
      <w:r w:rsidR="00451044" w:rsidRPr="00EC06BD">
        <w:t>2.4.16.</w:t>
      </w:r>
      <w:r w:rsidRPr="00EC06BD">
        <w:t xml:space="preserve"> Bảng Thông tin Thiết bị công cộng trên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219" w:name="_Toc5779714"/>
      <w:bookmarkStart w:id="220" w:name="_Toc8739583"/>
      <w:bookmarkStart w:id="221" w:name="_Toc897363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219"/>
      <w:bookmarkEnd w:id="220"/>
      <w:bookmarkEnd w:id="221"/>
    </w:p>
    <w:p w:rsidR="0026295B" w:rsidRDefault="00726548" w:rsidP="00726548">
      <w:pPr>
        <w:pStyle w:val="Heading4"/>
        <w:ind w:firstLine="720"/>
      </w:pPr>
      <w:r>
        <w:t xml:space="preserve"> </w:t>
      </w:r>
      <w:r w:rsidR="00451044" w:rsidRPr="00D31798">
        <w:t>2.4.17.</w:t>
      </w:r>
      <w:r w:rsidR="0026295B" w:rsidRPr="00D31798">
        <w:t xml:space="preserve"> Bảng Các thông tin chung về thuộc tính c</w:t>
      </w:r>
      <w:r w:rsidR="00D31798">
        <w:t>ủa</w:t>
      </w:r>
      <w:r w:rsidR="0026295B" w:rsidRPr="00D31798">
        <w:t xml:space="preserve">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222" w:name="_Toc5779715"/>
      <w:bookmarkStart w:id="223" w:name="_Toc8739584"/>
      <w:bookmarkStart w:id="224" w:name="_Toc897363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chung về thuộc tính của cầu</w:t>
      </w:r>
      <w:bookmarkEnd w:id="222"/>
      <w:bookmarkEnd w:id="223"/>
      <w:bookmarkEnd w:id="224"/>
    </w:p>
    <w:p w:rsidR="0026295B" w:rsidRDefault="0026295B" w:rsidP="00CD5B7E">
      <w:pPr>
        <w:pStyle w:val="Heading4"/>
      </w:pPr>
      <w:r>
        <w:tab/>
      </w:r>
      <w:r w:rsidR="00451044" w:rsidRPr="00D31798">
        <w:t>2.4.18.</w:t>
      </w:r>
      <w:r w:rsidRPr="00D31798">
        <w:t xml:space="preserve"> Bảng Thông tin dự ứng lực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225" w:name="_Toc5779716"/>
      <w:bookmarkStart w:id="226" w:name="_Toc8739585"/>
      <w:bookmarkStart w:id="227" w:name="_Toc897363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225"/>
      <w:bookmarkEnd w:id="226"/>
      <w:bookmarkEnd w:id="227"/>
    </w:p>
    <w:p w:rsidR="0026295B" w:rsidRDefault="0026295B" w:rsidP="00CD5B7E">
      <w:pPr>
        <w:pStyle w:val="Heading4"/>
      </w:pPr>
      <w:r>
        <w:lastRenderedPageBreak/>
        <w:tab/>
      </w:r>
      <w:r w:rsidR="00451044" w:rsidRPr="003E6AA7">
        <w:t>2.4.19.</w:t>
      </w:r>
      <w:r w:rsidRPr="003E6AA7">
        <w:t xml:space="preserve"> Bảng Thông tin đơn vị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228" w:name="_Toc5779717"/>
      <w:bookmarkStart w:id="229" w:name="_Toc8739586"/>
      <w:bookmarkStart w:id="230" w:name="_Toc897363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228"/>
      <w:bookmarkEnd w:id="229"/>
      <w:bookmarkEnd w:id="230"/>
    </w:p>
    <w:p w:rsidR="0026295B" w:rsidRDefault="0026295B" w:rsidP="00CD5B7E">
      <w:pPr>
        <w:pStyle w:val="Heading4"/>
      </w:pPr>
      <w:r>
        <w:tab/>
      </w:r>
      <w:r w:rsidR="00451044" w:rsidRPr="007902A9">
        <w:t>2.4.20.</w:t>
      </w:r>
      <w:r w:rsidRPr="007902A9">
        <w:t xml:space="preserve"> Bảng Hình ảnh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231" w:name="_Toc5779718"/>
      <w:bookmarkStart w:id="232" w:name="_Toc8739587"/>
      <w:bookmarkStart w:id="233" w:name="_Toc897363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231"/>
      <w:bookmarkEnd w:id="232"/>
      <w:bookmarkEnd w:id="233"/>
    </w:p>
    <w:p w:rsidR="0026295B" w:rsidRDefault="0026295B" w:rsidP="00CD5B7E">
      <w:pPr>
        <w:pStyle w:val="Heading4"/>
      </w:pPr>
      <w:r>
        <w:tab/>
      </w:r>
      <w:r w:rsidR="00451044" w:rsidRPr="00F61117">
        <w:t>2.4.21.</w:t>
      </w:r>
      <w:r w:rsidRPr="00F61117">
        <w:t xml:space="preserve"> Bảng Thông tin Tuyến đường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lastRenderedPageBreak/>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234" w:name="_Toc5779719"/>
      <w:bookmarkStart w:id="235" w:name="_Toc8739588"/>
      <w:bookmarkStart w:id="236" w:name="_Toc897363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234"/>
      <w:bookmarkEnd w:id="235"/>
      <w:bookmarkEnd w:id="236"/>
    </w:p>
    <w:p w:rsidR="0026295B" w:rsidRDefault="0026295B" w:rsidP="00CD5B7E">
      <w:pPr>
        <w:pStyle w:val="Heading4"/>
      </w:pPr>
      <w:r>
        <w:tab/>
      </w:r>
      <w:r w:rsidR="00451044" w:rsidRPr="00496EA4">
        <w:t>2.4.22.</w:t>
      </w:r>
      <w:r w:rsidRPr="00496EA4">
        <w:t xml:space="preserve"> Bảng Người dùng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Tên thực thể</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237" w:name="_Toc5779720"/>
      <w:bookmarkStart w:id="238" w:name="_Toc8739589"/>
      <w:bookmarkStart w:id="239" w:name="_Toc897363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237"/>
      <w:bookmarkEnd w:id="238"/>
      <w:bookmarkEnd w:id="239"/>
    </w:p>
    <w:p w:rsidR="0026295B" w:rsidRDefault="0026295B" w:rsidP="00CD5B7E">
      <w:pPr>
        <w:pStyle w:val="Heading4"/>
      </w:pPr>
      <w:r>
        <w:lastRenderedPageBreak/>
        <w:tab/>
      </w:r>
      <w:r w:rsidR="00451044" w:rsidRPr="000D357D">
        <w:t>2.4.23.</w:t>
      </w:r>
      <w:r w:rsidR="003D02C9" w:rsidRPr="000D357D">
        <w:t xml:space="preserve"> Bảng Thông tin Địa giới hành chính – Tỉnh</w:t>
      </w:r>
      <w:r w:rsidR="006C4EEA">
        <w:t xml:space="preserve"> / Thành phố</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240" w:name="_Toc5779721"/>
      <w:bookmarkStart w:id="241" w:name="_Toc8739590"/>
      <w:bookmarkStart w:id="242" w:name="_Toc897363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240"/>
      <w:bookmarkEnd w:id="241"/>
      <w:bookmarkEnd w:id="242"/>
    </w:p>
    <w:p w:rsidR="002A6D27" w:rsidRDefault="006C4EEA" w:rsidP="00CD5B7E">
      <w:pPr>
        <w:pStyle w:val="Heading4"/>
      </w:pPr>
      <w:r>
        <w:tab/>
        <w:t>2.4.24. Bảng thông tin địa giới hành chính – Quận / Huyện / Thị xã</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243" w:name="_Toc5779722"/>
      <w:bookmarkStart w:id="244" w:name="_Toc8739591"/>
      <w:bookmarkStart w:id="245" w:name="_Toc897363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243"/>
      <w:bookmarkEnd w:id="244"/>
      <w:bookmarkEnd w:id="245"/>
    </w:p>
    <w:p w:rsidR="006C4EEA" w:rsidRDefault="00571E17" w:rsidP="00CD5B7E">
      <w:pPr>
        <w:pStyle w:val="Heading4"/>
        <w:ind w:firstLine="720"/>
      </w:pPr>
      <w:r>
        <w:t xml:space="preserve"> </w:t>
      </w:r>
      <w:r w:rsidR="006C4EEA">
        <w:t>2.4.25. Bảng thông tin địa giới hành chính – Xã / Phường / Thị trấn</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Tên thực thể</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246" w:name="_Toc5779723"/>
      <w:bookmarkStart w:id="247" w:name="_Toc8739592"/>
      <w:bookmarkStart w:id="248" w:name="_Toc897364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246"/>
      <w:bookmarkEnd w:id="247"/>
      <w:bookmarkEnd w:id="248"/>
    </w:p>
    <w:p w:rsidR="00496670" w:rsidRDefault="00496670" w:rsidP="00414FEA">
      <w:pPr>
        <w:pStyle w:val="Heading2"/>
        <w:ind w:firstLine="720"/>
      </w:pPr>
      <w:bookmarkStart w:id="249" w:name="_Toc9152434"/>
      <w:r>
        <w:lastRenderedPageBreak/>
        <w:t>2.5. Biểu đồ dữ liệu quan hệ giữa các bảng</w:t>
      </w:r>
      <w:bookmarkEnd w:id="249"/>
    </w:p>
    <w:p w:rsidR="00433C4F" w:rsidRDefault="00B50CA9" w:rsidP="00433C4F">
      <w:pPr>
        <w:keepNext/>
        <w:ind w:left="-284"/>
      </w:pPr>
      <w:r w:rsidRPr="00B50CA9">
        <w:rPr>
          <w:noProof/>
        </w:rPr>
        <w:drawing>
          <wp:inline distT="0" distB="0" distL="0" distR="0" wp14:anchorId="4B8FF0E8" wp14:editId="6C19DF34">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250" w:name="_Toc5779640"/>
      <w:bookmarkStart w:id="251" w:name="_Toc8374065"/>
      <w:bookmarkStart w:id="252" w:name="_Toc8739537"/>
      <w:bookmarkStart w:id="253" w:name="_Toc8973518"/>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250"/>
      <w:bookmarkEnd w:id="251"/>
      <w:bookmarkEnd w:id="252"/>
      <w:bookmarkEnd w:id="253"/>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254" w:name="_Toc9152435"/>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254"/>
    </w:p>
    <w:p w:rsidR="00254EE0" w:rsidRDefault="00254EE0" w:rsidP="009245EA">
      <w:pPr>
        <w:pStyle w:val="Heading2"/>
        <w:ind w:firstLine="720"/>
      </w:pPr>
      <w:bookmarkStart w:id="255" w:name="_Toc9152436"/>
      <w:r w:rsidRPr="00A33B86">
        <w:t>3.</w:t>
      </w:r>
      <w:r w:rsidR="00775F55">
        <w:rPr>
          <w:lang w:val="vi-VN"/>
        </w:rPr>
        <w:t>1</w:t>
      </w:r>
      <w:r w:rsidRPr="00A33B86">
        <w:t>. Cài đặt ứng dụng</w:t>
      </w:r>
      <w:bookmarkEnd w:id="255"/>
    </w:p>
    <w:p w:rsidR="00FE2DC2" w:rsidRDefault="00FE2DC2" w:rsidP="00FE2DC2">
      <w:pPr>
        <w:pStyle w:val="Heading3"/>
        <w:rPr>
          <w:lang w:val="vi-VN"/>
        </w:rPr>
      </w:pPr>
      <w:r>
        <w:tab/>
      </w:r>
      <w:bookmarkStart w:id="256" w:name="_Toc5779548"/>
      <w:bookmarkStart w:id="257" w:name="_Toc8374248"/>
      <w:bookmarkStart w:id="258" w:name="_Toc8936961"/>
      <w:bookmarkStart w:id="259" w:name="_Toc9152437"/>
      <w:r>
        <w:rPr>
          <w:lang w:val="vi-VN"/>
        </w:rPr>
        <w:t>3.1.1. Cài đặt ứng dụng</w:t>
      </w:r>
      <w:bookmarkEnd w:id="256"/>
      <w:bookmarkEnd w:id="257"/>
      <w:bookmarkEnd w:id="258"/>
      <w:bookmarkEnd w:id="259"/>
    </w:p>
    <w:p w:rsidR="00D370A5" w:rsidRPr="00AD1A44"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Ứng dụng được viết bằng:</w:t>
      </w:r>
    </w:p>
    <w:p w:rsidR="00D370A5" w:rsidRPr="00AD1A44"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 Ngôn ngữ lập trình PHP;</w:t>
      </w:r>
    </w:p>
    <w:p w:rsidR="00D370A5" w:rsidRPr="00AD1A44"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 Hệ quản trị cơ sở dữ liệu: MySql;</w:t>
      </w:r>
    </w:p>
    <w:p w:rsidR="00D370A5" w:rsidRPr="00AD1A44"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 Framework sử dụng: Yii2;</w:t>
      </w:r>
    </w:p>
    <w:p w:rsidR="00D370A5" w:rsidRPr="00AD1A44"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 Công cụ sử dụng: Xampp.</w:t>
      </w:r>
    </w:p>
    <w:p w:rsidR="005C197D" w:rsidRPr="00AD1A44" w:rsidRDefault="005C197D" w:rsidP="005C197D">
      <w:pPr>
        <w:pStyle w:val="Heading3"/>
        <w:rPr>
          <w:lang w:val="vi-VN"/>
        </w:rPr>
      </w:pPr>
      <w:r w:rsidRPr="00AD1A44">
        <w:rPr>
          <w:lang w:val="vi-VN"/>
        </w:rPr>
        <w:tab/>
      </w:r>
      <w:bookmarkStart w:id="260" w:name="_Toc8374249"/>
      <w:bookmarkStart w:id="261" w:name="_Toc8936962"/>
      <w:bookmarkStart w:id="262" w:name="_Toc9152438"/>
      <w:r>
        <w:rPr>
          <w:lang w:val="vi-VN"/>
        </w:rPr>
        <w:t>3.1.</w:t>
      </w:r>
      <w:r w:rsidRPr="00AD1A44">
        <w:rPr>
          <w:lang w:val="vi-VN"/>
        </w:rPr>
        <w:t>2</w:t>
      </w:r>
      <w:r>
        <w:rPr>
          <w:lang w:val="vi-VN"/>
        </w:rPr>
        <w:t xml:space="preserve">. </w:t>
      </w:r>
      <w:r w:rsidRPr="00AD1A44">
        <w:rPr>
          <w:lang w:val="vi-VN"/>
        </w:rPr>
        <w:t>Phương án xử lý yêu cầu bài toán</w:t>
      </w:r>
      <w:bookmarkEnd w:id="260"/>
      <w:bookmarkEnd w:id="261"/>
      <w:bookmarkEnd w:id="262"/>
    </w:p>
    <w:p w:rsidR="008B478B" w:rsidRPr="00AD1A44"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Hệ thống quản lý thông tin cầu đường bộ quản lý thông tin đối với chủ thể chính là “Cầu đường bộ”</w:t>
      </w:r>
      <w:r w:rsidR="00040E2F" w:rsidRPr="00AD1A44">
        <w:rPr>
          <w:rFonts w:eastAsiaTheme="minorHAnsi"/>
          <w:sz w:val="26"/>
          <w:szCs w:val="26"/>
          <w:lang w:val="vi-VN"/>
        </w:rPr>
        <w:t>. Cầu đường bộ</w:t>
      </w:r>
      <w:r w:rsidRPr="00AD1A44">
        <w:rPr>
          <w:rFonts w:eastAsiaTheme="minorHAnsi"/>
          <w:sz w:val="26"/>
          <w:szCs w:val="26"/>
          <w:lang w:val="vi-VN"/>
        </w:rPr>
        <w:t xml:space="preserve"> </w:t>
      </w:r>
      <w:r w:rsidR="00C94783" w:rsidRPr="00AD1A44">
        <w:rPr>
          <w:rFonts w:eastAsiaTheme="minorHAnsi"/>
          <w:sz w:val="26"/>
          <w:szCs w:val="26"/>
          <w:lang w:val="vi-VN"/>
        </w:rPr>
        <w:t xml:space="preserve">có </w:t>
      </w:r>
      <w:r w:rsidRPr="00AD1A44">
        <w:rPr>
          <w:rFonts w:eastAsiaTheme="minorHAnsi"/>
          <w:sz w:val="26"/>
          <w:szCs w:val="26"/>
          <w:lang w:val="vi-VN"/>
        </w:rPr>
        <w:t>các tác nhân có liên quan</w:t>
      </w:r>
      <w:r w:rsidR="00C94783" w:rsidRPr="00AD1A44">
        <w:rPr>
          <w:rFonts w:eastAsiaTheme="minorHAnsi"/>
          <w:sz w:val="26"/>
          <w:szCs w:val="26"/>
          <w:lang w:val="vi-VN"/>
        </w:rPr>
        <w:t xml:space="preserve"> cần xử lý theo quy trình</w:t>
      </w:r>
      <w:r w:rsidRPr="00AD1A44">
        <w:rPr>
          <w:rFonts w:eastAsiaTheme="minorHAnsi"/>
          <w:sz w:val="26"/>
          <w:szCs w:val="26"/>
          <w:lang w:val="vi-VN"/>
        </w:rPr>
        <w:t xml:space="preserve"> cụ thể như sau: </w:t>
      </w:r>
    </w:p>
    <w:p w:rsidR="00DC39F1" w:rsidRPr="00AD1A44"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1.</w:t>
      </w:r>
      <w:r w:rsidR="008B478B" w:rsidRPr="00AD1A44">
        <w:rPr>
          <w:rFonts w:eastAsiaTheme="minorHAnsi"/>
          <w:sz w:val="26"/>
          <w:szCs w:val="26"/>
          <w:lang w:val="vi-VN"/>
        </w:rPr>
        <w:t xml:space="preserve"> </w:t>
      </w:r>
      <w:r w:rsidRPr="00AD1A44">
        <w:rPr>
          <w:rFonts w:eastAsiaTheme="minorHAnsi"/>
          <w:sz w:val="26"/>
          <w:szCs w:val="26"/>
          <w:lang w:val="vi-VN"/>
        </w:rPr>
        <w:t>Tuyến đường bộ là đối tượng ch</w:t>
      </w:r>
      <w:r w:rsidR="007C0985" w:rsidRPr="00AD1A44">
        <w:rPr>
          <w:rFonts w:eastAsiaTheme="minorHAnsi"/>
          <w:sz w:val="26"/>
          <w:szCs w:val="26"/>
          <w:lang w:val="vi-VN"/>
        </w:rPr>
        <w:t>ứa đựng</w:t>
      </w:r>
      <w:r w:rsidRPr="00AD1A44">
        <w:rPr>
          <w:rFonts w:eastAsiaTheme="minorHAnsi"/>
          <w:sz w:val="26"/>
          <w:szCs w:val="26"/>
          <w:lang w:val="vi-VN"/>
        </w:rPr>
        <w:t xml:space="preserve"> </w:t>
      </w:r>
      <w:r w:rsidR="008B478B" w:rsidRPr="00AD1A44">
        <w:rPr>
          <w:rFonts w:eastAsiaTheme="minorHAnsi"/>
          <w:sz w:val="26"/>
          <w:szCs w:val="26"/>
          <w:lang w:val="vi-VN"/>
        </w:rPr>
        <w:t xml:space="preserve">Cầu đường bộ sẽ được gắn liền với </w:t>
      </w:r>
      <w:r w:rsidRPr="00AD1A44">
        <w:rPr>
          <w:rFonts w:eastAsiaTheme="minorHAnsi"/>
          <w:sz w:val="26"/>
          <w:szCs w:val="26"/>
          <w:lang w:val="vi-VN"/>
        </w:rPr>
        <w:t>nó</w:t>
      </w:r>
      <w:r w:rsidR="008B478B" w:rsidRPr="00AD1A44">
        <w:rPr>
          <w:rFonts w:eastAsiaTheme="minorHAnsi"/>
          <w:sz w:val="26"/>
          <w:szCs w:val="26"/>
          <w:lang w:val="vi-VN"/>
        </w:rPr>
        <w:t>; Tuyến đường bộ được quản lý bởi các đơn vị quản lý đường bộ như Sở GTVT, Cục Quản lý đường bộ, Công ty quản lý đường bộ, …);</w:t>
      </w:r>
    </w:p>
    <w:p w:rsidR="005B02DD" w:rsidRPr="00AD1A44"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2.</w:t>
      </w:r>
      <w:r w:rsidR="005B02DD" w:rsidRPr="00AD1A44">
        <w:rPr>
          <w:rFonts w:eastAsiaTheme="minorHAnsi"/>
          <w:sz w:val="26"/>
          <w:szCs w:val="26"/>
          <w:lang w:val="vi-VN"/>
        </w:rPr>
        <w:t xml:space="preserve"> Các thông tin chung liên quan đến cầu đường bộ được chuẩn hóa dữ liệu</w:t>
      </w:r>
      <w:r w:rsidR="00023D89" w:rsidRPr="00AD1A44">
        <w:rPr>
          <w:rFonts w:eastAsiaTheme="minorHAnsi"/>
          <w:sz w:val="26"/>
          <w:szCs w:val="26"/>
          <w:lang w:val="vi-VN"/>
        </w:rPr>
        <w:t xml:space="preserve"> (Quy trình thiết kế, Đối tượng vượt, Tải trọng thiết kế; Vật liệu,</w:t>
      </w:r>
      <w:r w:rsidR="009A0F9C" w:rsidRPr="00AD1A44">
        <w:rPr>
          <w:rFonts w:eastAsiaTheme="minorHAnsi"/>
          <w:sz w:val="26"/>
          <w:szCs w:val="26"/>
          <w:lang w:val="vi-VN"/>
        </w:rPr>
        <w:t xml:space="preserve"> Mức độ kiểm tra, Mức độ bảo trì</w:t>
      </w:r>
      <w:r w:rsidR="003574CA" w:rsidRPr="00AD1A44">
        <w:rPr>
          <w:rFonts w:eastAsiaTheme="minorHAnsi"/>
          <w:sz w:val="26"/>
          <w:szCs w:val="26"/>
          <w:lang w:val="vi-VN"/>
        </w:rPr>
        <w:t>,</w:t>
      </w:r>
      <w:r w:rsidR="00023D89" w:rsidRPr="00AD1A44">
        <w:rPr>
          <w:rFonts w:eastAsiaTheme="minorHAnsi"/>
          <w:sz w:val="26"/>
          <w:szCs w:val="26"/>
          <w:lang w:val="vi-VN"/>
        </w:rPr>
        <w:t xml:space="preserve"> …)</w:t>
      </w:r>
      <w:r w:rsidR="005B02DD" w:rsidRPr="00AD1A44">
        <w:rPr>
          <w:rFonts w:eastAsiaTheme="minorHAnsi"/>
          <w:sz w:val="26"/>
          <w:szCs w:val="26"/>
          <w:lang w:val="vi-VN"/>
        </w:rPr>
        <w:t>;</w:t>
      </w:r>
    </w:p>
    <w:p w:rsidR="008B478B" w:rsidRPr="00AD1A44"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3.</w:t>
      </w:r>
      <w:r w:rsidR="008B478B" w:rsidRPr="00AD1A44">
        <w:rPr>
          <w:rFonts w:eastAsiaTheme="minorHAnsi"/>
          <w:sz w:val="26"/>
          <w:szCs w:val="26"/>
          <w:lang w:val="vi-VN"/>
        </w:rPr>
        <w:t xml:space="preserve"> Cầu đường bộ sẽ có vị trí địa giới hành chính cụ thể (Tỉnh/Thành phố - Quận/Huyện – Xã/Phường);</w:t>
      </w:r>
    </w:p>
    <w:p w:rsidR="00EB339E" w:rsidRPr="00AD1A44"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4.</w:t>
      </w:r>
      <w:r w:rsidR="00EB339E" w:rsidRPr="00AD1A44">
        <w:rPr>
          <w:rFonts w:eastAsiaTheme="minorHAnsi"/>
          <w:sz w:val="26"/>
          <w:szCs w:val="26"/>
          <w:lang w:val="vi-VN"/>
        </w:rPr>
        <w:t xml:space="preserve"> </w:t>
      </w:r>
      <w:r w:rsidR="006A5B4B" w:rsidRPr="00AD1A44">
        <w:rPr>
          <w:rFonts w:eastAsiaTheme="minorHAnsi"/>
          <w:sz w:val="26"/>
          <w:szCs w:val="26"/>
          <w:lang w:val="vi-VN"/>
        </w:rPr>
        <w:t>Thông tin chung</w:t>
      </w:r>
      <w:r w:rsidR="00EB339E" w:rsidRPr="00AD1A44">
        <w:rPr>
          <w:rFonts w:eastAsiaTheme="minorHAnsi"/>
          <w:sz w:val="26"/>
          <w:szCs w:val="26"/>
          <w:lang w:val="vi-VN"/>
        </w:rPr>
        <w:t xml:space="preserve"> Cầu đường bộ (Tên gọi, Vị trí, Lý trình, Loại vượt, Chiều dài, Chiều rộng, …);</w:t>
      </w:r>
    </w:p>
    <w:p w:rsidR="00EB339E" w:rsidRPr="00AD1A44"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5.</w:t>
      </w:r>
      <w:r w:rsidR="00EB339E" w:rsidRPr="00AD1A44">
        <w:rPr>
          <w:rFonts w:eastAsiaTheme="minorHAnsi"/>
          <w:sz w:val="26"/>
          <w:szCs w:val="26"/>
          <w:lang w:val="vi-VN"/>
        </w:rPr>
        <w:t xml:space="preserve"> Mỗi Cầu đường bộ sẽ có các thông tin chi tiết cho từng hạng mục cấu thành </w:t>
      </w:r>
      <w:r w:rsidR="00052B4F" w:rsidRPr="00AD1A44">
        <w:rPr>
          <w:rFonts w:eastAsiaTheme="minorHAnsi"/>
          <w:sz w:val="26"/>
          <w:szCs w:val="26"/>
          <w:lang w:val="vi-VN"/>
        </w:rPr>
        <w:t xml:space="preserve">cầu </w:t>
      </w:r>
      <w:r w:rsidR="00EB339E" w:rsidRPr="00AD1A44">
        <w:rPr>
          <w:rFonts w:eastAsiaTheme="minorHAnsi"/>
          <w:sz w:val="26"/>
          <w:szCs w:val="26"/>
          <w:lang w:val="vi-VN"/>
        </w:rPr>
        <w:t>(Kết cấu nhịp, Kết cấu mố, Kết cấu trụ, Khe co giãn, Mặt cầu, …);</w:t>
      </w:r>
    </w:p>
    <w:p w:rsidR="00EB339E" w:rsidRPr="00AD1A44"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6.</w:t>
      </w:r>
      <w:r w:rsidR="00EB339E" w:rsidRPr="00AD1A44">
        <w:rPr>
          <w:rFonts w:eastAsiaTheme="minorHAnsi"/>
          <w:sz w:val="26"/>
          <w:szCs w:val="26"/>
          <w:lang w:val="vi-VN"/>
        </w:rPr>
        <w:t xml:space="preserve"> Thông tin kiểm tra, bảo trì </w:t>
      </w:r>
      <w:r w:rsidR="0094536E" w:rsidRPr="00AD1A44">
        <w:rPr>
          <w:rFonts w:eastAsiaTheme="minorHAnsi"/>
          <w:sz w:val="26"/>
          <w:szCs w:val="26"/>
          <w:lang w:val="vi-VN"/>
        </w:rPr>
        <w:t>C</w:t>
      </w:r>
      <w:r w:rsidR="00EB339E" w:rsidRPr="00AD1A44">
        <w:rPr>
          <w:rFonts w:eastAsiaTheme="minorHAnsi"/>
          <w:sz w:val="26"/>
          <w:szCs w:val="26"/>
          <w:lang w:val="vi-VN"/>
        </w:rPr>
        <w:t>ầu đường bộ</w:t>
      </w:r>
      <w:r w:rsidR="0094536E" w:rsidRPr="00AD1A44">
        <w:rPr>
          <w:rFonts w:eastAsiaTheme="minorHAnsi"/>
          <w:sz w:val="26"/>
          <w:szCs w:val="26"/>
          <w:lang w:val="vi-VN"/>
        </w:rPr>
        <w:t>;</w:t>
      </w:r>
    </w:p>
    <w:p w:rsidR="00AF6C06" w:rsidRPr="00AD1A44"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 xml:space="preserve">7. </w:t>
      </w:r>
      <w:r w:rsidR="00025E51" w:rsidRPr="00AD1A44">
        <w:rPr>
          <w:rFonts w:eastAsiaTheme="minorHAnsi"/>
          <w:sz w:val="26"/>
          <w:szCs w:val="26"/>
          <w:lang w:val="vi-VN"/>
        </w:rPr>
        <w:t>Xuất các biểu mẫu báo cáo về Cầu đường bộ.</w:t>
      </w:r>
      <w:r w:rsidR="00FE2DC2">
        <w:rPr>
          <w:lang w:val="vi-VN"/>
        </w:rPr>
        <w:tab/>
      </w:r>
      <w:bookmarkStart w:id="263" w:name="_Toc5779549"/>
      <w:bookmarkStart w:id="264"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Pr="00AD1A44" w:rsidRDefault="00FE2DC2" w:rsidP="00B42D15">
      <w:pPr>
        <w:pStyle w:val="Heading2"/>
        <w:ind w:firstLine="720"/>
        <w:rPr>
          <w:lang w:val="vi-VN"/>
        </w:rPr>
      </w:pPr>
      <w:bookmarkStart w:id="265" w:name="_Toc9152439"/>
      <w:r>
        <w:rPr>
          <w:lang w:val="vi-VN"/>
        </w:rPr>
        <w:lastRenderedPageBreak/>
        <w:t>3.</w:t>
      </w:r>
      <w:r w:rsidR="00B42D15" w:rsidRPr="00AD1A44">
        <w:rPr>
          <w:lang w:val="vi-VN"/>
        </w:rPr>
        <w:t>2</w:t>
      </w:r>
      <w:r>
        <w:rPr>
          <w:lang w:val="vi-VN"/>
        </w:rPr>
        <w:t xml:space="preserve">. </w:t>
      </w:r>
      <w:bookmarkEnd w:id="263"/>
      <w:bookmarkEnd w:id="264"/>
      <w:r w:rsidR="00094797" w:rsidRPr="00AD1A44">
        <w:rPr>
          <w:lang w:val="vi-VN"/>
        </w:rPr>
        <w:t>Một số kết quả đạt được</w:t>
      </w:r>
      <w:bookmarkEnd w:id="265"/>
    </w:p>
    <w:p w:rsidR="00C1478F" w:rsidRPr="00AD1A44" w:rsidRDefault="00C1478F" w:rsidP="00C1478F">
      <w:pPr>
        <w:jc w:val="both"/>
        <w:rPr>
          <w:lang w:val="vi-VN"/>
        </w:rPr>
      </w:pPr>
      <w:r w:rsidRPr="00AD1A44">
        <w:rPr>
          <w:lang w:val="vi-VN"/>
        </w:rPr>
        <w:tab/>
      </w:r>
      <w:r w:rsidRPr="00AD1A44">
        <w:rPr>
          <w:rFonts w:ascii="Times New Roman" w:hAnsi="Times New Roman" w:cs="Times New Roman"/>
          <w:sz w:val="26"/>
          <w:szCs w:val="26"/>
          <w:lang w:val="vi-VN"/>
        </w:rPr>
        <w:t>Đồ án đã xây dựng được hệ thống quản lý thông tin cầu đường bộ theo yêu cầu, mục tiêu đề ra ban đầu với những chức năng, giao diện chính như sau:</w:t>
      </w:r>
    </w:p>
    <w:p w:rsidR="00BD343D" w:rsidRPr="00AD1A44"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3794AF73" wp14:editId="5E1B956F">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266" w:name="_Toc5779641"/>
      <w:bookmarkStart w:id="267" w:name="_Toc8374066"/>
      <w:bookmarkStart w:id="268" w:name="_Toc8739538"/>
      <w:bookmarkStart w:id="269" w:name="_Toc8973519"/>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266"/>
      <w:bookmarkEnd w:id="267"/>
      <w:bookmarkEnd w:id="268"/>
      <w:bookmarkEnd w:id="269"/>
    </w:p>
    <w:p w:rsidR="00CB6097" w:rsidRPr="00AD1A44" w:rsidRDefault="003C3B79" w:rsidP="00A60713">
      <w:pPr>
        <w:pStyle w:val="NoSpacing"/>
        <w:spacing w:line="312" w:lineRule="auto"/>
        <w:jc w:val="both"/>
        <w:rPr>
          <w:rFonts w:ascii="Times New Roman" w:hAnsi="Times New Roman" w:cs="Times New Roman"/>
          <w:sz w:val="27"/>
          <w:szCs w:val="27"/>
          <w:lang w:val="vi-VN"/>
        </w:rPr>
      </w:pPr>
      <w:r>
        <w:rPr>
          <w:rFonts w:ascii="Times New Roman" w:hAnsi="Times New Roman" w:cs="Times New Roman"/>
          <w:sz w:val="27"/>
          <w:szCs w:val="27"/>
          <w:lang w:val="vi-VN"/>
        </w:rPr>
        <w:tab/>
      </w:r>
      <w:r w:rsidRPr="00AD1A44">
        <w:rPr>
          <w:rFonts w:ascii="Times New Roman" w:hAnsi="Times New Roman" w:cs="Times New Roman"/>
          <w:sz w:val="27"/>
          <w:szCs w:val="27"/>
          <w:lang w:val="vi-VN"/>
        </w:rPr>
        <w:t>Để có thể làm việc trên hệ thống, n</w:t>
      </w:r>
      <w:r>
        <w:rPr>
          <w:rFonts w:ascii="Times New Roman" w:hAnsi="Times New Roman" w:cs="Times New Roman"/>
          <w:sz w:val="27"/>
          <w:szCs w:val="27"/>
          <w:lang w:val="vi-VN"/>
        </w:rPr>
        <w:t xml:space="preserve">gười </w:t>
      </w:r>
      <w:r w:rsidRPr="00AD1A44">
        <w:rPr>
          <w:rFonts w:ascii="Times New Roman" w:hAnsi="Times New Roman" w:cs="Times New Roman"/>
          <w:sz w:val="27"/>
          <w:szCs w:val="27"/>
          <w:lang w:val="vi-VN"/>
        </w:rPr>
        <w:t xml:space="preserve">dùng sẽ sử dụng tài khoản được </w:t>
      </w:r>
      <w:r w:rsidR="00A60713" w:rsidRPr="00AD1A44">
        <w:rPr>
          <w:rFonts w:ascii="Times New Roman" w:hAnsi="Times New Roman" w:cs="Times New Roman"/>
          <w:sz w:val="27"/>
          <w:szCs w:val="27"/>
          <w:lang w:val="vi-VN"/>
        </w:rPr>
        <w:t>cấp phát</w:t>
      </w:r>
      <w:r w:rsidRPr="00AD1A44">
        <w:rPr>
          <w:rFonts w:ascii="Times New Roman" w:hAnsi="Times New Roman" w:cs="Times New Roman"/>
          <w:sz w:val="27"/>
          <w:szCs w:val="27"/>
          <w:lang w:val="vi-VN"/>
        </w:rPr>
        <w:t xml:space="preserve"> từ trước để thực hiện đăng nhập hệ thống</w:t>
      </w:r>
      <w:r w:rsidR="00A60713" w:rsidRPr="00AD1A44">
        <w:rPr>
          <w:rFonts w:ascii="Times New Roman" w:hAnsi="Times New Roman" w:cs="Times New Roman"/>
          <w:sz w:val="27"/>
          <w:szCs w:val="27"/>
          <w:lang w:val="vi-VN"/>
        </w:rPr>
        <w:t>.</w:t>
      </w:r>
      <w:r w:rsidR="00305FA9" w:rsidRPr="00AD1A44">
        <w:rPr>
          <w:rFonts w:ascii="Times New Roman" w:hAnsi="Times New Roman" w:cs="Times New Roman"/>
          <w:sz w:val="27"/>
          <w:szCs w:val="27"/>
          <w:lang w:val="vi-VN"/>
        </w:rPr>
        <w:t xml:space="preserve"> Trường hợp</w:t>
      </w:r>
      <w:r w:rsidR="00A60959" w:rsidRPr="00AD1A44">
        <w:rPr>
          <w:rFonts w:ascii="Times New Roman" w:hAnsi="Times New Roman" w:cs="Times New Roman"/>
          <w:sz w:val="27"/>
          <w:szCs w:val="27"/>
          <w:lang w:val="vi-VN"/>
        </w:rPr>
        <w:t xml:space="preserve"> sử dụng</w:t>
      </w:r>
      <w:r w:rsidR="00305FA9" w:rsidRPr="00AD1A44">
        <w:rPr>
          <w:rFonts w:ascii="Times New Roman" w:hAnsi="Times New Roman" w:cs="Times New Roman"/>
          <w:sz w:val="27"/>
          <w:szCs w:val="27"/>
          <w:lang w:val="vi-VN"/>
        </w:rPr>
        <w:t xml:space="preserve"> tài khoản đăng nhập không đúng, hệ thống sẽ </w:t>
      </w:r>
      <w:r w:rsidR="00DE4228" w:rsidRPr="00AD1A44">
        <w:rPr>
          <w:rFonts w:ascii="Times New Roman" w:hAnsi="Times New Roman" w:cs="Times New Roman"/>
          <w:sz w:val="27"/>
          <w:szCs w:val="27"/>
          <w:lang w:val="vi-VN"/>
        </w:rPr>
        <w:t>hiển thị</w:t>
      </w:r>
      <w:r w:rsidR="00305FA9" w:rsidRPr="00AD1A44">
        <w:rPr>
          <w:rFonts w:ascii="Times New Roman" w:hAnsi="Times New Roman" w:cs="Times New Roman"/>
          <w:sz w:val="27"/>
          <w:szCs w:val="27"/>
          <w:lang w:val="vi-VN"/>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6340A82D" wp14:editId="4280B2EB">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270" w:name="_Toc5779642"/>
      <w:bookmarkStart w:id="271" w:name="_Toc8374067"/>
      <w:bookmarkStart w:id="272" w:name="_Toc8739539"/>
      <w:bookmarkStart w:id="273" w:name="_Toc8973520"/>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270"/>
      <w:bookmarkEnd w:id="271"/>
      <w:bookmarkEnd w:id="272"/>
      <w:bookmarkEnd w:id="273"/>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5E5CC2C7" wp14:editId="27A92B3B">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274" w:name="_Toc5779643"/>
      <w:bookmarkStart w:id="275" w:name="_Toc8374068"/>
      <w:bookmarkStart w:id="276" w:name="_Toc8739540"/>
      <w:bookmarkStart w:id="277" w:name="_Toc897352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274"/>
      <w:bookmarkEnd w:id="275"/>
      <w:bookmarkEnd w:id="276"/>
      <w:bookmarkEnd w:id="277"/>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AD1A44"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lastRenderedPageBreak/>
        <w:t xml:space="preserve">4. Giao diện trang </w:t>
      </w:r>
      <w:r w:rsidR="0056776A" w:rsidRPr="00AD1A44">
        <w:rPr>
          <w:rFonts w:eastAsiaTheme="minorHAnsi"/>
          <w:sz w:val="26"/>
          <w:szCs w:val="26"/>
          <w:lang w:val="vi-VN"/>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1FEC2F3B" wp14:editId="42DCB822">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278" w:name="_Toc5779644"/>
      <w:bookmarkStart w:id="279" w:name="_Toc8374069"/>
      <w:bookmarkStart w:id="280" w:name="_Toc8739541"/>
      <w:bookmarkStart w:id="281" w:name="_Toc8973522"/>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278"/>
      <w:bookmarkEnd w:id="279"/>
      <w:bookmarkEnd w:id="280"/>
      <w:bookmarkEnd w:id="281"/>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2890D80E" wp14:editId="57BD538C">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282" w:name="_Toc5779645"/>
      <w:bookmarkStart w:id="283" w:name="_Toc8374070"/>
      <w:bookmarkStart w:id="284" w:name="_Toc8739542"/>
      <w:bookmarkStart w:id="285" w:name="_Toc897352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282"/>
      <w:bookmarkEnd w:id="283"/>
      <w:bookmarkEnd w:id="284"/>
      <w:bookmarkEnd w:id="285"/>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153B001F" wp14:editId="13806C12">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286" w:name="_Toc5779646"/>
      <w:bookmarkStart w:id="287" w:name="_Toc8374071"/>
      <w:bookmarkStart w:id="288" w:name="_Toc8739543"/>
      <w:bookmarkStart w:id="289" w:name="_Toc8973524"/>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286"/>
      <w:bookmarkEnd w:id="287"/>
      <w:bookmarkEnd w:id="288"/>
      <w:bookmarkEnd w:id="289"/>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40BEBAF7" wp14:editId="70177A0F">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290" w:name="_Toc5779647"/>
      <w:bookmarkStart w:id="291" w:name="_Toc8374072"/>
      <w:bookmarkStart w:id="292" w:name="_Toc8739544"/>
      <w:bookmarkStart w:id="293" w:name="_Toc8973525"/>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290"/>
      <w:bookmarkEnd w:id="291"/>
      <w:bookmarkEnd w:id="292"/>
      <w:bookmarkEnd w:id="293"/>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 thông tin hình ảnh.</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4FB2739B" wp14:editId="0C09D95A">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294" w:name="_Toc5779648"/>
      <w:bookmarkStart w:id="295" w:name="_Toc8374073"/>
      <w:bookmarkStart w:id="296" w:name="_Toc8739545"/>
      <w:bookmarkStart w:id="297" w:name="_Toc8973526"/>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294"/>
      <w:bookmarkEnd w:id="295"/>
      <w:bookmarkEnd w:id="296"/>
      <w:bookmarkEnd w:id="297"/>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70E41594" wp14:editId="791CBE55">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298" w:name="_Toc5779649"/>
      <w:bookmarkStart w:id="299" w:name="_Toc8374074"/>
      <w:bookmarkStart w:id="300" w:name="_Toc8739546"/>
      <w:bookmarkStart w:id="301" w:name="_Toc8973527"/>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298"/>
      <w:bookmarkEnd w:id="299"/>
      <w:bookmarkEnd w:id="300"/>
      <w:bookmarkEnd w:id="301"/>
    </w:p>
    <w:p w:rsidR="00227A9F" w:rsidRPr="00AD1A44" w:rsidRDefault="00A11285" w:rsidP="00CB2E07">
      <w:pPr>
        <w:pStyle w:val="NoSpacing"/>
        <w:spacing w:line="312" w:lineRule="auto"/>
        <w:jc w:val="both"/>
        <w:rPr>
          <w:rFonts w:ascii="Times New Roman" w:hAnsi="Times New Roman" w:cs="Times New Roman"/>
          <w:sz w:val="27"/>
          <w:szCs w:val="27"/>
          <w:lang w:val="vi-VN"/>
        </w:rPr>
      </w:pPr>
      <w:r>
        <w:rPr>
          <w:rFonts w:ascii="Times New Roman" w:hAnsi="Times New Roman" w:cs="Times New Roman"/>
          <w:sz w:val="27"/>
          <w:szCs w:val="27"/>
          <w:lang w:val="vi-VN"/>
        </w:rPr>
        <w:tab/>
      </w:r>
      <w:r w:rsidR="00FE281C" w:rsidRPr="00AD1A44">
        <w:rPr>
          <w:rFonts w:ascii="Times New Roman" w:hAnsi="Times New Roman" w:cs="Times New Roman"/>
          <w:sz w:val="27"/>
          <w:szCs w:val="27"/>
          <w:lang w:val="vi-VN"/>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5EBEAE8D" wp14:editId="543B31CF">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302" w:name="_Toc5779650"/>
      <w:bookmarkStart w:id="303" w:name="_Toc8374075"/>
      <w:bookmarkStart w:id="304" w:name="_Toc8739547"/>
      <w:bookmarkStart w:id="305" w:name="_Toc8973528"/>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302"/>
      <w:bookmarkEnd w:id="303"/>
      <w:bookmarkEnd w:id="304"/>
      <w:bookmarkEnd w:id="305"/>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có thêm các nút chức năng để người dùng có thể chuyển đến các giao diện thêm, sửa, xóa, xem chi tiết thông tin sửa chữa.</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7DF2C330" wp14:editId="65370557">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306" w:name="_Toc5779651"/>
      <w:bookmarkStart w:id="307" w:name="_Toc8374076"/>
      <w:bookmarkStart w:id="308" w:name="_Toc8739548"/>
      <w:bookmarkStart w:id="309" w:name="_Toc8973529"/>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306"/>
      <w:bookmarkEnd w:id="307"/>
      <w:bookmarkEnd w:id="308"/>
      <w:bookmarkEnd w:id="309"/>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Giao diện trang cập nhật thông tin bảo trì cầu để người dùng có thể cập nhật, chỉnh sửa thông tin bảo trì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AD4D305" wp14:editId="21B01653">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310" w:name="_Toc5779652"/>
      <w:bookmarkStart w:id="311" w:name="_Toc8374077"/>
      <w:bookmarkStart w:id="312" w:name="_Toc8739549"/>
      <w:bookmarkStart w:id="313" w:name="_Toc897353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310"/>
      <w:bookmarkEnd w:id="311"/>
      <w:bookmarkEnd w:id="312"/>
      <w:bookmarkEnd w:id="313"/>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kết cấu cầu đường bộ.</w:t>
      </w:r>
      <w:r w:rsidR="00157ED1">
        <w:rPr>
          <w:rFonts w:eastAsiaTheme="minorHAnsi"/>
          <w:sz w:val="26"/>
          <w:szCs w:val="26"/>
        </w:rPr>
        <w:t xml:space="preserve"> Trên cửa sổ này có thêm nút để xuất báo cáo thông tin chi tiết cầu theo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giãn, …)</w:t>
      </w:r>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AD1A44" w:rsidRDefault="00FD0FBD" w:rsidP="00AD1A44">
      <w:pPr>
        <w:pStyle w:val="NoSpacing"/>
        <w:spacing w:line="312" w:lineRule="auto"/>
        <w:jc w:val="both"/>
        <w:rPr>
          <w:rFonts w:ascii="Times New Roman" w:hAnsi="Times New Roman" w:cs="Times New Roman"/>
          <w:sz w:val="27"/>
          <w:szCs w:val="27"/>
          <w:lang w:val="vi-VN"/>
        </w:rPr>
      </w:pPr>
      <w:r w:rsidRPr="00FD0FBD">
        <w:rPr>
          <w:rFonts w:ascii="Times New Roman" w:hAnsi="Times New Roman" w:cs="Times New Roman"/>
          <w:sz w:val="27"/>
          <w:szCs w:val="27"/>
          <w:lang w:val="vi-VN"/>
        </w:rPr>
        <w:tab/>
      </w:r>
      <w:r w:rsidRPr="00AD1A44">
        <w:rPr>
          <w:rFonts w:ascii="Times New Roman" w:hAnsi="Times New Roman" w:cs="Times New Roman"/>
          <w:sz w:val="27"/>
          <w:szCs w:val="27"/>
          <w:lang w:val="vi-VN"/>
        </w:rPr>
        <w:t xml:space="preserve">Báo cáo hồ sơ lý lịch cầu được </w:t>
      </w:r>
      <w:r w:rsidR="00F3136C" w:rsidRPr="00AD1A44">
        <w:rPr>
          <w:rFonts w:ascii="Times New Roman" w:hAnsi="Times New Roman" w:cs="Times New Roman"/>
          <w:sz w:val="27"/>
          <w:szCs w:val="27"/>
          <w:lang w:val="vi-VN"/>
        </w:rPr>
        <w:t>xuất ra định dạng *</w:t>
      </w:r>
      <w:r w:rsidR="002409F6" w:rsidRPr="00AD1A44">
        <w:rPr>
          <w:rFonts w:ascii="Times New Roman" w:hAnsi="Times New Roman" w:cs="Times New Roman"/>
          <w:sz w:val="27"/>
          <w:szCs w:val="27"/>
          <w:lang w:val="vi-VN"/>
        </w:rPr>
        <w:t>.</w:t>
      </w:r>
      <w:r w:rsidR="00F3136C" w:rsidRPr="00AD1A44">
        <w:rPr>
          <w:rFonts w:ascii="Times New Roman" w:hAnsi="Times New Roman" w:cs="Times New Roman"/>
          <w:sz w:val="27"/>
          <w:szCs w:val="27"/>
          <w:lang w:val="vi-VN"/>
        </w:rPr>
        <w:t>pdf</w:t>
      </w:r>
      <w:r w:rsidRPr="00AD1A44">
        <w:rPr>
          <w:rFonts w:ascii="Times New Roman" w:hAnsi="Times New Roman" w:cs="Times New Roman"/>
          <w:sz w:val="27"/>
          <w:szCs w:val="27"/>
          <w:lang w:val="vi-VN"/>
        </w:rPr>
        <w:t>, trình bày các nội dung tương đồng theo biểu mẫu của “Hồ sơ lý lịch cầu” do Tổng Cục đường bộ Việt Nam ban hành.</w:t>
      </w:r>
    </w:p>
    <w:p w:rsidR="003B7484" w:rsidRPr="00AD1A44" w:rsidRDefault="003B7484">
      <w:pPr>
        <w:rPr>
          <w:rFonts w:ascii="Times New Roman" w:hAnsi="Times New Roman" w:cs="Times New Roman"/>
          <w:sz w:val="26"/>
          <w:szCs w:val="26"/>
          <w:lang w:val="vi-VN"/>
        </w:rPr>
      </w:pPr>
      <w:r w:rsidRPr="00AD1A44">
        <w:rPr>
          <w:sz w:val="26"/>
          <w:szCs w:val="26"/>
          <w:lang w:val="vi-VN"/>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AD1A44">
        <w:rPr>
          <w:rFonts w:eastAsiaTheme="minorHAnsi"/>
          <w:sz w:val="26"/>
          <w:szCs w:val="26"/>
          <w:lang w:val="vi-VN"/>
        </w:rPr>
        <w:lastRenderedPageBreak/>
        <w:t>1</w:t>
      </w:r>
      <w:r w:rsidR="0031694A" w:rsidRPr="00AD1A44">
        <w:rPr>
          <w:rFonts w:eastAsiaTheme="minorHAnsi"/>
          <w:sz w:val="26"/>
          <w:szCs w:val="26"/>
          <w:lang w:val="vi-VN"/>
        </w:rPr>
        <w:t>4</w:t>
      </w:r>
      <w:r w:rsidRPr="00AD1A44">
        <w:rPr>
          <w:rFonts w:eastAsiaTheme="minorHAnsi"/>
          <w:sz w:val="26"/>
          <w:szCs w:val="26"/>
          <w:lang w:val="vi-VN"/>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7B5527C5" wp14:editId="0CE3A48F">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314" w:name="_Toc5779653"/>
      <w:bookmarkStart w:id="315" w:name="_Toc8374078"/>
      <w:bookmarkStart w:id="316" w:name="_Toc8739550"/>
      <w:bookmarkStart w:id="317" w:name="_Toc8973531"/>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314"/>
      <w:bookmarkEnd w:id="315"/>
      <w:bookmarkEnd w:id="316"/>
      <w:bookmarkEnd w:id="317"/>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142CBC52" wp14:editId="13415C60">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318" w:name="_Toc5779654"/>
      <w:bookmarkStart w:id="319" w:name="_Toc8374079"/>
      <w:bookmarkStart w:id="320" w:name="_Toc8739551"/>
      <w:bookmarkStart w:id="321" w:name="_Toc8973532"/>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318"/>
      <w:bookmarkEnd w:id="319"/>
      <w:bookmarkEnd w:id="320"/>
      <w:bookmarkEnd w:id="321"/>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 thông tin kiểm tra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4D818665" wp14:editId="7D0DC161">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322" w:name="_Toc5779655"/>
      <w:bookmarkStart w:id="323" w:name="_Toc8374080"/>
      <w:bookmarkStart w:id="324" w:name="_Toc8739552"/>
      <w:bookmarkStart w:id="325" w:name="_Toc8973533"/>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322"/>
      <w:bookmarkEnd w:id="323"/>
      <w:bookmarkEnd w:id="324"/>
      <w:bookmarkEnd w:id="325"/>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AD1A44"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lang w:val="vi-VN"/>
        </w:rPr>
      </w:pPr>
      <w:r w:rsidRPr="00AD1A44">
        <w:rPr>
          <w:rFonts w:eastAsiaTheme="minorHAnsi"/>
          <w:sz w:val="26"/>
          <w:szCs w:val="26"/>
          <w:lang w:val="vi-VN"/>
        </w:rPr>
        <w:t>1</w:t>
      </w:r>
      <w:r w:rsidR="0031694A" w:rsidRPr="00AD1A44">
        <w:rPr>
          <w:rFonts w:eastAsiaTheme="minorHAnsi"/>
          <w:sz w:val="26"/>
          <w:szCs w:val="26"/>
          <w:lang w:val="vi-VN"/>
        </w:rPr>
        <w:t>7</w:t>
      </w:r>
      <w:r w:rsidRPr="00AD1A44">
        <w:rPr>
          <w:rFonts w:eastAsiaTheme="minorHAnsi"/>
          <w:sz w:val="26"/>
          <w:szCs w:val="26"/>
          <w:lang w:val="vi-VN"/>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13C0ADA3" wp14:editId="61D20261">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326" w:name="_Toc5779656"/>
      <w:bookmarkStart w:id="327" w:name="_Toc8374081"/>
      <w:bookmarkStart w:id="328" w:name="_Toc8739553"/>
      <w:bookmarkStart w:id="329" w:name="_Toc8973534"/>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326"/>
      <w:bookmarkEnd w:id="327"/>
      <w:bookmarkEnd w:id="328"/>
      <w:bookmarkEnd w:id="329"/>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50B23DF8" wp14:editId="61004129">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330" w:name="_Toc5779657"/>
      <w:bookmarkStart w:id="331" w:name="_Toc8374082"/>
      <w:bookmarkStart w:id="332" w:name="_Toc8739554"/>
      <w:bookmarkStart w:id="333" w:name="_Toc8973535"/>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330"/>
      <w:bookmarkEnd w:id="331"/>
      <w:bookmarkEnd w:id="332"/>
      <w:bookmarkEnd w:id="333"/>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334" w:name="_Toc9152440"/>
      <w:r w:rsidRPr="008028CF">
        <w:lastRenderedPageBreak/>
        <w:t>KẾT LUẬN</w:t>
      </w:r>
      <w:bookmarkEnd w:id="334"/>
    </w:p>
    <w:p w:rsidR="00254EE0" w:rsidRDefault="00D42F2A" w:rsidP="00904681">
      <w:pPr>
        <w:pStyle w:val="Heading2"/>
        <w:ind w:firstLine="720"/>
      </w:pPr>
      <w:bookmarkStart w:id="335" w:name="_Toc9152441"/>
      <w:r>
        <w:t>1</w:t>
      </w:r>
      <w:r w:rsidR="00254EE0" w:rsidRPr="00A33B86">
        <w:t>. Đánh giá kết quả của đề tài</w:t>
      </w:r>
      <w:bookmarkEnd w:id="335"/>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đồ án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Đã xây dựng hoàn thiện hệ thống quản lý thông tin cầu đường bộ theo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Các chức năng hoạt động tốt, thực hiện theo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theo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336" w:name="_Toc9152442"/>
      <w:r>
        <w:t>2</w:t>
      </w:r>
      <w:r w:rsidR="00254EE0" w:rsidRPr="00A33B86">
        <w:t>. Hướng phát triển tiếp theo của đề tài</w:t>
      </w:r>
      <w:bookmarkEnd w:id="336"/>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Hệ thống Quản lý thông tin cầu đường bộ được xây dựng theo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Hoàn thiện chức năng phân cấp, phân quyền cho người sử dụng, việc phân quyển thao tác xử lý dữ liệu nên được phân chia theo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8654B8" w:rsidRDefault="008654B8">
      <w:pPr>
        <w:rPr>
          <w:ins w:id="337" w:author="Nguyen Quoc Tuan" w:date="2019-05-18T19:06:00Z"/>
          <w:rFonts w:ascii="Times New Roman" w:eastAsiaTheme="majorEastAsia" w:hAnsi="Times New Roman" w:cstheme="majorBidi"/>
          <w:b/>
          <w:sz w:val="27"/>
          <w:szCs w:val="32"/>
        </w:rPr>
      </w:pPr>
      <w:ins w:id="338" w:author="Nguyen Quoc Tuan" w:date="2019-05-18T19:06:00Z">
        <w:r>
          <w:br w:type="page"/>
        </w:r>
      </w:ins>
    </w:p>
    <w:p w:rsidR="00FA15CF" w:rsidRPr="008028CF" w:rsidRDefault="00FA15CF" w:rsidP="0042361A">
      <w:pPr>
        <w:pStyle w:val="Heading1"/>
      </w:pPr>
      <w:bookmarkStart w:id="339" w:name="_Toc9152443"/>
      <w:r w:rsidRPr="008028CF">
        <w:lastRenderedPageBreak/>
        <w:t>TÀI LIỆU THAM KHẢO</w:t>
      </w:r>
      <w:bookmarkEnd w:id="339"/>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8654B8" w:rsidRDefault="008654B8">
      <w:pPr>
        <w:rPr>
          <w:ins w:id="340" w:author="Nguyen Quoc Tuan" w:date="2019-05-18T19:06:00Z"/>
          <w:rFonts w:ascii="Times New Roman" w:eastAsiaTheme="majorEastAsia" w:hAnsi="Times New Roman" w:cstheme="majorBidi"/>
          <w:b/>
          <w:sz w:val="27"/>
          <w:szCs w:val="32"/>
        </w:rPr>
      </w:pPr>
      <w:ins w:id="341" w:author="Nguyen Quoc Tuan" w:date="2019-05-18T19:06:00Z">
        <w:r>
          <w:br w:type="page"/>
        </w:r>
      </w:ins>
    </w:p>
    <w:p w:rsidR="00074374" w:rsidRDefault="00074374" w:rsidP="00423F51">
      <w:pPr>
        <w:pStyle w:val="Heading1"/>
      </w:pPr>
      <w:bookmarkStart w:id="342" w:name="_Toc9152444"/>
      <w:r w:rsidRPr="008028CF">
        <w:lastRenderedPageBreak/>
        <w:t>PHỤ LỤC</w:t>
      </w:r>
      <w:bookmarkEnd w:id="342"/>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9E4" w:rsidRDefault="000E59E4" w:rsidP="00222E13">
      <w:pPr>
        <w:spacing w:after="0" w:line="240" w:lineRule="auto"/>
      </w:pPr>
      <w:r>
        <w:separator/>
      </w:r>
    </w:p>
  </w:endnote>
  <w:endnote w:type="continuationSeparator" w:id="0">
    <w:p w:rsidR="000E59E4" w:rsidRDefault="000E59E4"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AD1A44" w:rsidRPr="003E0C8B" w:rsidRDefault="00AD1A44">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49548E">
          <w:rPr>
            <w:rFonts w:ascii="Times New Roman" w:hAnsi="Times New Roman" w:cs="Times New Roman"/>
            <w:noProof/>
            <w:sz w:val="26"/>
            <w:szCs w:val="26"/>
          </w:rPr>
          <w:t>2</w:t>
        </w:r>
        <w:r w:rsidRPr="003E0C8B">
          <w:rPr>
            <w:rFonts w:ascii="Times New Roman" w:hAnsi="Times New Roman" w:cs="Times New Roman"/>
            <w:noProof/>
            <w:sz w:val="26"/>
            <w:szCs w:val="26"/>
          </w:rPr>
          <w:fldChar w:fldCharType="end"/>
        </w:r>
      </w:p>
    </w:sdtContent>
  </w:sdt>
  <w:p w:rsidR="00AD1A44" w:rsidRDefault="00AD1A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9E4" w:rsidRDefault="000E59E4" w:rsidP="00222E13">
      <w:pPr>
        <w:spacing w:after="0" w:line="240" w:lineRule="auto"/>
      </w:pPr>
      <w:r>
        <w:separator/>
      </w:r>
    </w:p>
  </w:footnote>
  <w:footnote w:type="continuationSeparator" w:id="0">
    <w:p w:rsidR="000E59E4" w:rsidRDefault="000E59E4" w:rsidP="00222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ản Đinh Quốc">
    <w15:presenceInfo w15:providerId="Windows Live" w15:userId="b16e4afb06d9abfb"/>
  </w15:person>
  <w15:person w15:author="Nguyen Quoc Tuan">
    <w15:presenceInfo w15:providerId="None" w15:userId="Nguyen Quoc T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35"/>
    <w:rsid w:val="00025E51"/>
    <w:rsid w:val="000264E6"/>
    <w:rsid w:val="00026D24"/>
    <w:rsid w:val="0003106C"/>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6917"/>
    <w:rsid w:val="000C7B6F"/>
    <w:rsid w:val="000D01EC"/>
    <w:rsid w:val="000D1AD3"/>
    <w:rsid w:val="000D2C42"/>
    <w:rsid w:val="000D357D"/>
    <w:rsid w:val="000D5E25"/>
    <w:rsid w:val="000D7725"/>
    <w:rsid w:val="000D7A07"/>
    <w:rsid w:val="000E3199"/>
    <w:rsid w:val="000E35E6"/>
    <w:rsid w:val="000E59E4"/>
    <w:rsid w:val="000F2E8D"/>
    <w:rsid w:val="000F62D7"/>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16E4"/>
    <w:rsid w:val="00131F7B"/>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22D2"/>
    <w:rsid w:val="0024327B"/>
    <w:rsid w:val="002439C2"/>
    <w:rsid w:val="002457A5"/>
    <w:rsid w:val="00250F95"/>
    <w:rsid w:val="002522A6"/>
    <w:rsid w:val="00254551"/>
    <w:rsid w:val="00254EE0"/>
    <w:rsid w:val="00260496"/>
    <w:rsid w:val="002616E4"/>
    <w:rsid w:val="0026295B"/>
    <w:rsid w:val="00262AC4"/>
    <w:rsid w:val="0026475C"/>
    <w:rsid w:val="002714BE"/>
    <w:rsid w:val="00271FB9"/>
    <w:rsid w:val="00272875"/>
    <w:rsid w:val="00273425"/>
    <w:rsid w:val="002741BB"/>
    <w:rsid w:val="00276642"/>
    <w:rsid w:val="00277ED6"/>
    <w:rsid w:val="00280287"/>
    <w:rsid w:val="002817D2"/>
    <w:rsid w:val="002822CC"/>
    <w:rsid w:val="00283100"/>
    <w:rsid w:val="00283AE6"/>
    <w:rsid w:val="002867DE"/>
    <w:rsid w:val="00287B7A"/>
    <w:rsid w:val="00287ECC"/>
    <w:rsid w:val="00292BDE"/>
    <w:rsid w:val="002944C4"/>
    <w:rsid w:val="00294581"/>
    <w:rsid w:val="00295921"/>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2DD"/>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54FE"/>
    <w:rsid w:val="003955E9"/>
    <w:rsid w:val="00396F71"/>
    <w:rsid w:val="003A022A"/>
    <w:rsid w:val="003A0489"/>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548E"/>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3AE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D5DDB"/>
    <w:rsid w:val="006E2DA1"/>
    <w:rsid w:val="006E326B"/>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54B8"/>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501C"/>
    <w:rsid w:val="009C659C"/>
    <w:rsid w:val="009D1115"/>
    <w:rsid w:val="009D29B2"/>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657"/>
    <w:rsid w:val="00A11285"/>
    <w:rsid w:val="00A13544"/>
    <w:rsid w:val="00A13D0A"/>
    <w:rsid w:val="00A13FA0"/>
    <w:rsid w:val="00A1590C"/>
    <w:rsid w:val="00A179F4"/>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A44"/>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F20"/>
    <w:rsid w:val="00AF3169"/>
    <w:rsid w:val="00AF569C"/>
    <w:rsid w:val="00AF62F4"/>
    <w:rsid w:val="00AF6BA5"/>
    <w:rsid w:val="00AF6C06"/>
    <w:rsid w:val="00AF6D9C"/>
    <w:rsid w:val="00AF7081"/>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78F0"/>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5FDA"/>
    <w:rsid w:val="00D877C5"/>
    <w:rsid w:val="00D879F4"/>
    <w:rsid w:val="00D90ECD"/>
    <w:rsid w:val="00D91390"/>
    <w:rsid w:val="00D92253"/>
    <w:rsid w:val="00D92254"/>
    <w:rsid w:val="00D924CF"/>
    <w:rsid w:val="00DA26A9"/>
    <w:rsid w:val="00DA3CF1"/>
    <w:rsid w:val="00DA48ED"/>
    <w:rsid w:val="00DA66B6"/>
    <w:rsid w:val="00DA69F8"/>
    <w:rsid w:val="00DA7FDB"/>
    <w:rsid w:val="00DB21F0"/>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85C18"/>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922A3"/>
    <w:rsid w:val="00F923D2"/>
    <w:rsid w:val="00F9333A"/>
    <w:rsid w:val="00F939A3"/>
    <w:rsid w:val="00F93A26"/>
    <w:rsid w:val="00F96B7A"/>
    <w:rsid w:val="00FA0A35"/>
    <w:rsid w:val="00FA15CF"/>
    <w:rsid w:val="00FA5DBE"/>
    <w:rsid w:val="00FA68CC"/>
    <w:rsid w:val="00FB066E"/>
    <w:rsid w:val="00FB273B"/>
    <w:rsid w:val="00FB2BD1"/>
    <w:rsid w:val="00FB34E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6D5DD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 w:type="paragraph" w:styleId="Revision">
    <w:name w:val="Revision"/>
    <w:hidden/>
    <w:uiPriority w:val="99"/>
    <w:semiHidden/>
    <w:rsid w:val="006D5D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26" Type="http://schemas.openxmlformats.org/officeDocument/2006/relationships/hyperlink" Target="https://www.yiiframework.com/doc/guide/2.0/vi/structure-controllers" TargetMode="External"/><Relationship Id="rId39"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34" Type="http://schemas.openxmlformats.org/officeDocument/2006/relationships/hyperlink" Target="https://www.yiiframework.com/doc/guide/2.0/vi/concept-configurat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yperlink" Target="https://vi.wikipedia.org" TargetMode="External"/><Relationship Id="rId10" Type="http://schemas.openxmlformats.org/officeDocument/2006/relationships/image" Target="media/image2.png"/><Relationship Id="rId19" Type="http://schemas.openxmlformats.org/officeDocument/2006/relationships/hyperlink" Target="http://www.php.net/manual/en/language.oop5.traits.php" TargetMode="External"/><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174EA-3D2A-4921-A46D-44B246E14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52</Pages>
  <Words>10335</Words>
  <Characters>58915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Toản Đinh Quốc</cp:lastModifiedBy>
  <cp:revision>4</cp:revision>
  <dcterms:created xsi:type="dcterms:W3CDTF">2019-05-18T12:08:00Z</dcterms:created>
  <dcterms:modified xsi:type="dcterms:W3CDTF">2019-05-19T03:08:00Z</dcterms:modified>
</cp:coreProperties>
</file>